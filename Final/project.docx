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F8192" w14:textId="7CEE0F8A" w:rsidR="00914AE3" w:rsidRPr="00E10ED1" w:rsidRDefault="009E6E07">
      <w:pPr>
        <w:jc w:val="center"/>
        <w:rPr>
          <w:sz w:val="24"/>
          <w:szCs w:val="24"/>
        </w:rPr>
      </w:pPr>
      <w:r w:rsidRPr="00E10ED1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6D6536F" wp14:editId="700B4F4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4525" cy="38195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A915D" w14:textId="77777777" w:rsidR="00914AE3" w:rsidRPr="00E10ED1" w:rsidRDefault="00914AE3">
      <w:pPr>
        <w:pStyle w:val="1"/>
        <w:spacing w:before="480"/>
        <w:jc w:val="center"/>
        <w:rPr>
          <w:szCs w:val="24"/>
        </w:rPr>
      </w:pPr>
    </w:p>
    <w:p w14:paraId="06974FAA" w14:textId="77777777" w:rsidR="00A62150" w:rsidRPr="00E10ED1" w:rsidRDefault="00A62150" w:rsidP="00A62150">
      <w:pPr>
        <w:rPr>
          <w:sz w:val="24"/>
          <w:szCs w:val="24"/>
        </w:rPr>
      </w:pPr>
    </w:p>
    <w:p w14:paraId="75D7ED0B" w14:textId="77777777" w:rsidR="00A62150" w:rsidRPr="00E10ED1" w:rsidRDefault="00A62150" w:rsidP="00A62150">
      <w:pPr>
        <w:rPr>
          <w:sz w:val="24"/>
          <w:szCs w:val="24"/>
        </w:rPr>
      </w:pPr>
    </w:p>
    <w:p w14:paraId="77ADB95A" w14:textId="77777777" w:rsidR="00A62150" w:rsidRPr="00E10ED1" w:rsidRDefault="00A62150" w:rsidP="00A62150">
      <w:pPr>
        <w:rPr>
          <w:sz w:val="24"/>
          <w:szCs w:val="24"/>
        </w:rPr>
      </w:pPr>
    </w:p>
    <w:p w14:paraId="5EACA35C" w14:textId="77777777" w:rsidR="00A62150" w:rsidRPr="00E10ED1" w:rsidRDefault="00A62150" w:rsidP="00A62150">
      <w:pPr>
        <w:rPr>
          <w:sz w:val="24"/>
          <w:szCs w:val="24"/>
        </w:rPr>
      </w:pPr>
    </w:p>
    <w:p w14:paraId="2003EF65" w14:textId="77777777" w:rsidR="00A62150" w:rsidRPr="00E10ED1" w:rsidRDefault="00A62150" w:rsidP="00A62150">
      <w:pPr>
        <w:rPr>
          <w:sz w:val="24"/>
          <w:szCs w:val="24"/>
        </w:rPr>
      </w:pPr>
    </w:p>
    <w:p w14:paraId="5203A98A" w14:textId="77777777" w:rsidR="00A62150" w:rsidRPr="00E10ED1" w:rsidRDefault="00A62150" w:rsidP="00A62150">
      <w:pPr>
        <w:rPr>
          <w:sz w:val="24"/>
          <w:szCs w:val="24"/>
        </w:rPr>
      </w:pPr>
    </w:p>
    <w:p w14:paraId="718C07A5" w14:textId="77777777" w:rsidR="00A62150" w:rsidRPr="00E10ED1" w:rsidRDefault="00A62150" w:rsidP="00A62150">
      <w:pPr>
        <w:rPr>
          <w:sz w:val="24"/>
          <w:szCs w:val="24"/>
        </w:rPr>
      </w:pPr>
    </w:p>
    <w:p w14:paraId="240E3017" w14:textId="77777777" w:rsidR="00A62150" w:rsidRPr="00E10ED1" w:rsidRDefault="00A62150" w:rsidP="00A62150">
      <w:pPr>
        <w:rPr>
          <w:sz w:val="24"/>
          <w:szCs w:val="24"/>
        </w:rPr>
      </w:pPr>
    </w:p>
    <w:p w14:paraId="4F57B29A" w14:textId="77777777" w:rsidR="00A62150" w:rsidRPr="00E10ED1" w:rsidRDefault="00A62150" w:rsidP="00A62150">
      <w:pPr>
        <w:rPr>
          <w:sz w:val="24"/>
          <w:szCs w:val="24"/>
        </w:rPr>
      </w:pPr>
    </w:p>
    <w:p w14:paraId="726BAC63" w14:textId="77777777" w:rsidR="00914AE3" w:rsidRPr="00E10ED1" w:rsidRDefault="00914AE3">
      <w:pPr>
        <w:rPr>
          <w:sz w:val="24"/>
          <w:szCs w:val="24"/>
        </w:rPr>
      </w:pPr>
    </w:p>
    <w:p w14:paraId="27C14821" w14:textId="77777777" w:rsidR="00914AE3" w:rsidRPr="00E10ED1" w:rsidRDefault="00C45BF5">
      <w:pPr>
        <w:pStyle w:val="2"/>
        <w:jc w:val="center"/>
        <w:rPr>
          <w:rFonts w:ascii="Times New Roman" w:hAnsi="Times New Roman"/>
          <w:bCs/>
          <w:sz w:val="24"/>
          <w:szCs w:val="24"/>
        </w:rPr>
      </w:pPr>
      <w:r w:rsidRPr="00E10ED1">
        <w:rPr>
          <w:noProof/>
          <w:sz w:val="24"/>
          <w:szCs w:val="24"/>
          <w:lang w:val="en-US"/>
        </w:rPr>
        <w:object w:dxaOrig="0" w:dyaOrig="0" w14:anchorId="574B91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4.05pt;margin-top:-.1pt;width:99.75pt;height:138pt;z-index:251657216;mso-wrap-edited:f" o:userdrawn="t">
            <v:imagedata r:id="rId9" o:title="" chromakey="white"/>
            <w10:wrap type="topAndBottom"/>
          </v:shape>
          <o:OLEObject Type="Embed" ProgID="PBrush" ShapeID="_x0000_s1026" DrawAspect="Content" ObjectID="_1682840044" r:id="rId10"/>
        </w:object>
      </w:r>
      <w:r w:rsidR="00914AE3" w:rsidRPr="00E10ED1">
        <w:rPr>
          <w:rFonts w:ascii="Times New Roman" w:hAnsi="Times New Roman"/>
          <w:bCs/>
          <w:sz w:val="24"/>
          <w:szCs w:val="24"/>
        </w:rPr>
        <w:t xml:space="preserve">School of </w:t>
      </w:r>
      <w:r w:rsidR="00875FD8" w:rsidRPr="00E10ED1">
        <w:rPr>
          <w:rFonts w:ascii="Times New Roman" w:hAnsi="Times New Roman"/>
          <w:bCs/>
          <w:sz w:val="24"/>
          <w:szCs w:val="24"/>
        </w:rPr>
        <w:t>Software Engineering</w:t>
      </w:r>
    </w:p>
    <w:p w14:paraId="3CF8DEB3" w14:textId="77777777" w:rsidR="00914AE3" w:rsidRPr="00E10ED1" w:rsidRDefault="00914AE3">
      <w:pPr>
        <w:rPr>
          <w:sz w:val="24"/>
          <w:szCs w:val="24"/>
        </w:rPr>
      </w:pPr>
    </w:p>
    <w:p w14:paraId="32844229" w14:textId="77777777" w:rsidR="00914AE3" w:rsidRPr="00E10ED1" w:rsidRDefault="00914AE3">
      <w:pPr>
        <w:rPr>
          <w:sz w:val="24"/>
          <w:szCs w:val="24"/>
        </w:rPr>
      </w:pPr>
    </w:p>
    <w:p w14:paraId="16EADD2A" w14:textId="77777777" w:rsidR="00914AE3" w:rsidRPr="00E10ED1" w:rsidRDefault="00914AE3">
      <w:pPr>
        <w:pStyle w:val="a3"/>
        <w:tabs>
          <w:tab w:val="clear" w:pos="4153"/>
          <w:tab w:val="clear" w:pos="8306"/>
        </w:tabs>
        <w:rPr>
          <w:sz w:val="24"/>
          <w:szCs w:val="24"/>
        </w:rPr>
      </w:pPr>
    </w:p>
    <w:p w14:paraId="4B33458F" w14:textId="77777777" w:rsidR="00914AE3" w:rsidRPr="004D39DC" w:rsidRDefault="004D39DC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Data Analysis and Data Mining</w:t>
      </w:r>
    </w:p>
    <w:p w14:paraId="09006CB9" w14:textId="77777777" w:rsidR="00914AE3" w:rsidRPr="00E10ED1" w:rsidRDefault="00E81D34">
      <w:pPr>
        <w:pStyle w:val="2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jc w:val="center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>Final Project</w:t>
      </w:r>
    </w:p>
    <w:p w14:paraId="7057ACA7" w14:textId="77777777" w:rsidR="00914AE3" w:rsidRPr="00E10ED1" w:rsidRDefault="00914AE3" w:rsidP="00875FD8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sz w:val="24"/>
          <w:szCs w:val="24"/>
        </w:rPr>
      </w:pPr>
    </w:p>
    <w:p w14:paraId="6E876C64" w14:textId="77777777" w:rsidR="00914AE3" w:rsidRPr="00E10ED1" w:rsidRDefault="00914AE3">
      <w:pPr>
        <w:pStyle w:val="6"/>
        <w:rPr>
          <w:rFonts w:ascii="Times New Roman" w:hAnsi="Times New Roman"/>
          <w:sz w:val="24"/>
          <w:szCs w:val="24"/>
        </w:rPr>
      </w:pPr>
    </w:p>
    <w:p w14:paraId="5C561D8E" w14:textId="77777777" w:rsidR="00914AE3" w:rsidRPr="00E10ED1" w:rsidRDefault="00914AE3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360" w:hanging="360"/>
        <w:jc w:val="center"/>
        <w:rPr>
          <w:sz w:val="24"/>
          <w:szCs w:val="24"/>
        </w:rPr>
      </w:pPr>
    </w:p>
    <w:p w14:paraId="6EB8B9B5" w14:textId="77777777" w:rsidR="00914AE3" w:rsidRPr="00E10ED1" w:rsidRDefault="00875FD8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360" w:hanging="360"/>
        <w:jc w:val="center"/>
        <w:rPr>
          <w:sz w:val="24"/>
          <w:szCs w:val="24"/>
          <w:lang w:eastAsia="zh-CN"/>
        </w:rPr>
      </w:pPr>
      <w:r w:rsidRPr="00E10ED1">
        <w:rPr>
          <w:sz w:val="24"/>
          <w:szCs w:val="24"/>
        </w:rPr>
        <w:t xml:space="preserve">Semester </w:t>
      </w:r>
      <w:r w:rsidR="00CA4519">
        <w:rPr>
          <w:rFonts w:hint="eastAsia"/>
          <w:sz w:val="24"/>
          <w:szCs w:val="24"/>
          <w:lang w:eastAsia="zh-CN"/>
        </w:rPr>
        <w:t>2</w:t>
      </w:r>
      <w:r w:rsidR="00C55422" w:rsidRPr="00E10ED1">
        <w:rPr>
          <w:sz w:val="24"/>
          <w:szCs w:val="24"/>
        </w:rPr>
        <w:t xml:space="preserve"> 20</w:t>
      </w:r>
      <w:r w:rsidR="00873A5F">
        <w:rPr>
          <w:sz w:val="24"/>
          <w:szCs w:val="24"/>
          <w:lang w:eastAsia="zh-CN"/>
        </w:rPr>
        <w:t>20</w:t>
      </w:r>
      <w:r w:rsidRPr="00E10ED1">
        <w:rPr>
          <w:sz w:val="24"/>
          <w:szCs w:val="24"/>
        </w:rPr>
        <w:t>/</w:t>
      </w:r>
      <w:r w:rsidR="00873A5F">
        <w:rPr>
          <w:sz w:val="24"/>
          <w:szCs w:val="24"/>
        </w:rPr>
        <w:t>2021</w:t>
      </w:r>
    </w:p>
    <w:p w14:paraId="3FB94EE3" w14:textId="77777777" w:rsidR="00914AE3" w:rsidRPr="00E10ED1" w:rsidRDefault="00914AE3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ind w:left="360" w:hanging="360"/>
        <w:jc w:val="center"/>
        <w:rPr>
          <w:sz w:val="24"/>
          <w:szCs w:val="24"/>
        </w:rPr>
      </w:pPr>
    </w:p>
    <w:p w14:paraId="4314374D" w14:textId="77777777" w:rsidR="00914AE3" w:rsidRPr="00E10ED1" w:rsidRDefault="00914AE3">
      <w:pPr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sz w:val="24"/>
          <w:szCs w:val="24"/>
        </w:rPr>
      </w:pPr>
    </w:p>
    <w:p w14:paraId="799A60D5" w14:textId="77777777" w:rsidR="00914AE3" w:rsidRPr="00E10ED1" w:rsidRDefault="00914AE3">
      <w:pPr>
        <w:rPr>
          <w:sz w:val="24"/>
          <w:szCs w:val="24"/>
        </w:rPr>
      </w:pPr>
    </w:p>
    <w:p w14:paraId="3281BFBE" w14:textId="77777777" w:rsidR="00875FD8" w:rsidRPr="00E10ED1" w:rsidRDefault="00914AE3" w:rsidP="00875FD8">
      <w:pPr>
        <w:rPr>
          <w:sz w:val="24"/>
          <w:szCs w:val="24"/>
        </w:rPr>
      </w:pPr>
      <w:r w:rsidRPr="00E10ED1">
        <w:rPr>
          <w:sz w:val="24"/>
          <w:szCs w:val="24"/>
        </w:rPr>
        <w:fldChar w:fldCharType="begin"/>
      </w:r>
      <w:r w:rsidRPr="00E10ED1">
        <w:rPr>
          <w:sz w:val="24"/>
          <w:szCs w:val="24"/>
        </w:rPr>
        <w:instrText>TIME \@ "d MMMM, yyyy"</w:instrText>
      </w:r>
      <w:r w:rsidRPr="00E10ED1">
        <w:rPr>
          <w:sz w:val="24"/>
          <w:szCs w:val="24"/>
        </w:rPr>
        <w:fldChar w:fldCharType="separate"/>
      </w:r>
      <w:ins w:id="0" w:author="朱 明志" w:date="2021-05-18T10:40:00Z">
        <w:r w:rsidR="00386CDD">
          <w:rPr>
            <w:noProof/>
            <w:sz w:val="24"/>
            <w:szCs w:val="24"/>
          </w:rPr>
          <w:t>18 May, 2021</w:t>
        </w:r>
      </w:ins>
      <w:del w:id="1" w:author="朱 明志" w:date="2021-05-18T10:40:00Z">
        <w:r w:rsidR="004B1746" w:rsidDel="00386CDD">
          <w:rPr>
            <w:noProof/>
            <w:sz w:val="24"/>
            <w:szCs w:val="24"/>
          </w:rPr>
          <w:delText>17 May, 2021</w:delText>
        </w:r>
      </w:del>
      <w:r w:rsidRPr="00E10ED1">
        <w:rPr>
          <w:sz w:val="24"/>
          <w:szCs w:val="24"/>
        </w:rPr>
        <w:fldChar w:fldCharType="end"/>
      </w:r>
    </w:p>
    <w:p w14:paraId="36A5B94F" w14:textId="77777777" w:rsidR="00914AE3" w:rsidRPr="00E10ED1" w:rsidRDefault="00875FD8" w:rsidP="00875FD8">
      <w:pPr>
        <w:rPr>
          <w:b/>
          <w:bCs/>
          <w:sz w:val="24"/>
          <w:szCs w:val="24"/>
          <w:lang w:val="en-US"/>
        </w:rPr>
      </w:pPr>
      <w:r w:rsidRPr="00E10ED1">
        <w:rPr>
          <w:sz w:val="24"/>
          <w:szCs w:val="24"/>
        </w:rPr>
        <w:br w:type="page"/>
      </w:r>
    </w:p>
    <w:p w14:paraId="0EC2EB03" w14:textId="77777777" w:rsidR="00914AE3" w:rsidRPr="00E10ED1" w:rsidRDefault="005C7074" w:rsidP="00E10ED1">
      <w:pPr>
        <w:pStyle w:val="8"/>
        <w:jc w:val="center"/>
        <w:rPr>
          <w:szCs w:val="32"/>
          <w:lang w:eastAsia="zh-CN"/>
        </w:rPr>
      </w:pPr>
      <w:r>
        <w:rPr>
          <w:szCs w:val="32"/>
          <w:lang w:eastAsia="zh-CN"/>
        </w:rPr>
        <w:t xml:space="preserve">Final </w:t>
      </w:r>
      <w:r w:rsidR="00C56ABB">
        <w:rPr>
          <w:szCs w:val="32"/>
          <w:lang w:eastAsia="zh-CN"/>
        </w:rPr>
        <w:t>P</w:t>
      </w:r>
      <w:r>
        <w:rPr>
          <w:szCs w:val="32"/>
          <w:lang w:eastAsia="zh-CN"/>
        </w:rPr>
        <w:t>roject</w:t>
      </w:r>
      <w:r w:rsidR="003C6407">
        <w:rPr>
          <w:rFonts w:hint="eastAsia"/>
          <w:szCs w:val="32"/>
          <w:lang w:eastAsia="zh-CN"/>
        </w:rPr>
        <w:t xml:space="preserve"> </w:t>
      </w:r>
      <w:r w:rsidR="003C6407">
        <w:rPr>
          <w:szCs w:val="32"/>
          <w:lang w:eastAsia="zh-CN"/>
        </w:rPr>
        <w:t>of</w:t>
      </w:r>
      <w:r w:rsidR="00CA4519">
        <w:rPr>
          <w:rFonts w:hint="eastAsia"/>
          <w:szCs w:val="32"/>
          <w:lang w:eastAsia="zh-CN"/>
        </w:rPr>
        <w:t xml:space="preserve"> Data Analysis and Data Mining</w:t>
      </w:r>
      <w:r w:rsidR="003C6407">
        <w:rPr>
          <w:szCs w:val="32"/>
          <w:lang w:eastAsia="zh-CN"/>
        </w:rPr>
        <w:t xml:space="preserve"> Course</w:t>
      </w:r>
    </w:p>
    <w:p w14:paraId="66BE875D" w14:textId="77777777" w:rsidR="00345DCF" w:rsidRDefault="00345DCF" w:rsidP="00AD196D">
      <w:pPr>
        <w:rPr>
          <w:sz w:val="24"/>
          <w:szCs w:val="24"/>
          <w:lang w:val="en-US" w:eastAsia="zh-CN"/>
        </w:rPr>
      </w:pPr>
    </w:p>
    <w:p w14:paraId="365BDA3F" w14:textId="77777777" w:rsidR="001575A4" w:rsidRDefault="001575A4" w:rsidP="001575A4">
      <w:pPr>
        <w:pStyle w:val="9"/>
        <w:spacing w:before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ASSIG</w:t>
      </w:r>
      <w:r w:rsidR="00E85B46">
        <w:rPr>
          <w:rFonts w:ascii="Times New Roman" w:hAnsi="Times New Roman"/>
          <w:b/>
          <w:sz w:val="24"/>
          <w:szCs w:val="24"/>
        </w:rPr>
        <w:t>N</w:t>
      </w:r>
      <w:r>
        <w:rPr>
          <w:rFonts w:ascii="Times New Roman" w:hAnsi="Times New Roman"/>
          <w:b/>
          <w:sz w:val="24"/>
          <w:szCs w:val="24"/>
        </w:rPr>
        <w:t>MENT</w:t>
      </w:r>
    </w:p>
    <w:p w14:paraId="7CD06618" w14:textId="77777777" w:rsidR="005F6B14" w:rsidRDefault="005F6B14" w:rsidP="005F6B14">
      <w:pPr>
        <w:ind w:firstLineChars="100" w:firstLine="240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You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 xml:space="preserve">can </w:t>
      </w:r>
      <w:r>
        <w:rPr>
          <w:rFonts w:hint="eastAsia"/>
          <w:sz w:val="24"/>
          <w:szCs w:val="24"/>
          <w:lang w:val="en-US" w:eastAsia="zh-CN"/>
        </w:rPr>
        <w:t>work as</w:t>
      </w:r>
      <w:r>
        <w:rPr>
          <w:sz w:val="24"/>
          <w:szCs w:val="24"/>
          <w:lang w:val="en-US" w:eastAsia="zh-CN"/>
        </w:rPr>
        <w:t xml:space="preserve"> at most </w:t>
      </w:r>
      <w:r w:rsidRPr="0077253C">
        <w:rPr>
          <w:sz w:val="24"/>
          <w:szCs w:val="24"/>
          <w:lang w:val="en-US" w:eastAsia="zh-CN"/>
        </w:rPr>
        <w:t>three</w:t>
      </w:r>
      <w:r>
        <w:rPr>
          <w:sz w:val="24"/>
          <w:szCs w:val="24"/>
          <w:lang w:val="en-US" w:eastAsia="zh-CN"/>
        </w:rPr>
        <w:t>-person</w:t>
      </w:r>
      <w:r>
        <w:rPr>
          <w:rFonts w:hint="eastAsia"/>
          <w:sz w:val="24"/>
          <w:szCs w:val="24"/>
          <w:lang w:val="en-US" w:eastAsia="zh-CN"/>
        </w:rPr>
        <w:t xml:space="preserve"> groups</w:t>
      </w:r>
      <w:r>
        <w:rPr>
          <w:sz w:val="24"/>
          <w:szCs w:val="24"/>
          <w:lang w:val="en-US" w:eastAsia="zh-CN"/>
        </w:rPr>
        <w:t>, and the following is the topic of the project</w:t>
      </w:r>
      <w:r w:rsidR="00D130E3">
        <w:rPr>
          <w:sz w:val="24"/>
          <w:szCs w:val="24"/>
          <w:lang w:val="en-US" w:eastAsia="zh-CN"/>
        </w:rPr>
        <w:t xml:space="preserve"> you need to complete.</w:t>
      </w:r>
    </w:p>
    <w:p w14:paraId="61E9A44C" w14:textId="77777777" w:rsidR="00B60FD7" w:rsidRPr="005F6B14" w:rsidRDefault="00B60FD7" w:rsidP="005F6B14">
      <w:pPr>
        <w:ind w:firstLineChars="100" w:firstLine="200"/>
        <w:rPr>
          <w:rFonts w:hint="eastAsia"/>
        </w:rPr>
      </w:pPr>
    </w:p>
    <w:p w14:paraId="5B50E1EE" w14:textId="77777777" w:rsidR="00AD196D" w:rsidRDefault="00B778DC" w:rsidP="00AD196D">
      <w:pPr>
        <w:rPr>
          <w:b/>
          <w:sz w:val="24"/>
          <w:szCs w:val="24"/>
          <w:lang w:val="en-US" w:eastAsia="zh-CN"/>
        </w:rPr>
      </w:pPr>
      <w:r>
        <w:rPr>
          <w:b/>
          <w:sz w:val="24"/>
          <w:szCs w:val="24"/>
          <w:highlight w:val="lightGray"/>
          <w:lang w:val="en-US" w:eastAsia="zh-CN"/>
        </w:rPr>
        <w:t>Topic</w:t>
      </w:r>
      <w:r w:rsidR="00AD196D" w:rsidRPr="00345DCF">
        <w:rPr>
          <w:b/>
          <w:sz w:val="24"/>
          <w:szCs w:val="24"/>
          <w:highlight w:val="lightGray"/>
          <w:lang w:val="en-US" w:eastAsia="zh-CN"/>
        </w:rPr>
        <w:t>:</w:t>
      </w:r>
      <w:r w:rsidR="00B5546E" w:rsidRPr="00345DCF">
        <w:rPr>
          <w:rFonts w:hint="eastAsia"/>
          <w:b/>
          <w:sz w:val="24"/>
          <w:szCs w:val="24"/>
          <w:highlight w:val="lightGray"/>
          <w:lang w:val="en-US" w:eastAsia="zh-CN"/>
        </w:rPr>
        <w:t xml:space="preserve"> </w:t>
      </w:r>
      <w:r w:rsidR="00C664FD">
        <w:rPr>
          <w:b/>
          <w:sz w:val="24"/>
          <w:szCs w:val="24"/>
          <w:highlight w:val="lightGray"/>
          <w:lang w:val="en-US" w:eastAsia="zh-CN"/>
        </w:rPr>
        <w:t>program</w:t>
      </w:r>
      <w:r w:rsidR="00133F18" w:rsidRPr="00133F18">
        <w:rPr>
          <w:b/>
          <w:sz w:val="24"/>
          <w:szCs w:val="24"/>
          <w:highlight w:val="lightGray"/>
          <w:lang w:val="en-US" w:eastAsia="zh-CN"/>
        </w:rPr>
        <w:t xml:space="preserve"> recommendation based on TV set-top box</w:t>
      </w:r>
    </w:p>
    <w:p w14:paraId="48F85DFF" w14:textId="77777777" w:rsidR="000636D3" w:rsidRPr="00B5546E" w:rsidRDefault="000636D3" w:rsidP="00AD196D">
      <w:pPr>
        <w:rPr>
          <w:b/>
          <w:sz w:val="24"/>
          <w:szCs w:val="24"/>
          <w:lang w:val="en-US" w:eastAsia="zh-CN"/>
        </w:rPr>
      </w:pPr>
    </w:p>
    <w:p w14:paraId="7B3AE71C" w14:textId="77777777" w:rsidR="007E405D" w:rsidRDefault="00403958" w:rsidP="007E405D">
      <w:pPr>
        <w:ind w:firstLine="240"/>
        <w:jc w:val="both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In the final projec</w:t>
      </w:r>
      <w:r w:rsidR="000326B1">
        <w:rPr>
          <w:sz w:val="24"/>
          <w:szCs w:val="24"/>
          <w:lang w:val="en-US" w:eastAsia="zh-CN"/>
        </w:rPr>
        <w:t>t</w:t>
      </w:r>
      <w:r>
        <w:rPr>
          <w:sz w:val="24"/>
          <w:szCs w:val="24"/>
          <w:lang w:val="en-US" w:eastAsia="zh-CN"/>
        </w:rPr>
        <w:t>, you are required</w:t>
      </w:r>
      <w:r w:rsidR="0056496A" w:rsidRPr="0056496A">
        <w:rPr>
          <w:sz w:val="24"/>
          <w:szCs w:val="24"/>
          <w:lang w:val="en-US" w:eastAsia="zh-CN"/>
        </w:rPr>
        <w:t xml:space="preserve"> to </w:t>
      </w:r>
      <w:r>
        <w:rPr>
          <w:sz w:val="24"/>
          <w:szCs w:val="24"/>
          <w:lang w:val="en-US" w:eastAsia="zh-CN"/>
        </w:rPr>
        <w:t>recommend</w:t>
      </w:r>
      <w:r w:rsidR="0056496A" w:rsidRPr="0056496A">
        <w:rPr>
          <w:sz w:val="24"/>
          <w:szCs w:val="24"/>
          <w:lang w:val="en-US" w:eastAsia="zh-CN"/>
        </w:rPr>
        <w:t xml:space="preserve"> </w:t>
      </w:r>
      <w:r w:rsidRPr="004B1746">
        <w:rPr>
          <w:i/>
          <w:iCs/>
          <w:sz w:val="24"/>
          <w:szCs w:val="24"/>
          <w:lang w:val="en-US" w:eastAsia="zh-CN"/>
        </w:rPr>
        <w:t xml:space="preserve">movies or </w:t>
      </w:r>
      <w:r w:rsidRPr="004B1746">
        <w:rPr>
          <w:rFonts w:hint="eastAsia"/>
          <w:i/>
          <w:iCs/>
          <w:sz w:val="24"/>
          <w:szCs w:val="24"/>
          <w:lang w:val="en-US" w:eastAsia="zh-CN"/>
        </w:rPr>
        <w:t>TV</w:t>
      </w:r>
      <w:r w:rsidRPr="004B1746">
        <w:rPr>
          <w:i/>
          <w:iCs/>
          <w:sz w:val="24"/>
          <w:szCs w:val="24"/>
          <w:lang w:val="en-US" w:eastAsia="zh-CN"/>
        </w:rPr>
        <w:t xml:space="preserve"> series</w:t>
      </w:r>
      <w:r>
        <w:rPr>
          <w:sz w:val="24"/>
          <w:szCs w:val="24"/>
          <w:lang w:val="en-US" w:eastAsia="zh-CN"/>
        </w:rPr>
        <w:t xml:space="preserve"> to</w:t>
      </w:r>
      <w:r w:rsidR="0056496A" w:rsidRPr="0056496A">
        <w:rPr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 xml:space="preserve">TV </w:t>
      </w:r>
      <w:r w:rsidR="0056496A" w:rsidRPr="0056496A">
        <w:rPr>
          <w:sz w:val="24"/>
          <w:szCs w:val="24"/>
          <w:lang w:val="en-US" w:eastAsia="zh-CN"/>
        </w:rPr>
        <w:t>set-top box users</w:t>
      </w:r>
      <w:r w:rsidR="0056496A">
        <w:rPr>
          <w:sz w:val="24"/>
          <w:szCs w:val="24"/>
          <w:lang w:val="en-US" w:eastAsia="zh-CN"/>
        </w:rPr>
        <w:t xml:space="preserve">. </w:t>
      </w:r>
      <w:r w:rsidR="007D7F3E" w:rsidRPr="007D7F3E">
        <w:rPr>
          <w:sz w:val="24"/>
          <w:szCs w:val="24"/>
          <w:lang w:val="en-US" w:eastAsia="zh-CN"/>
        </w:rPr>
        <w:t>Specific requirements of the project are shown below</w:t>
      </w:r>
      <w:r w:rsidR="007D7F3E">
        <w:rPr>
          <w:sz w:val="24"/>
          <w:szCs w:val="24"/>
          <w:lang w:val="en-US" w:eastAsia="zh-CN"/>
        </w:rPr>
        <w:t>:</w:t>
      </w:r>
    </w:p>
    <w:p w14:paraId="1DC11775" w14:textId="77777777" w:rsidR="00B8678B" w:rsidRDefault="003B183B" w:rsidP="002128BE">
      <w:pPr>
        <w:numPr>
          <w:ilvl w:val="0"/>
          <w:numId w:val="38"/>
        </w:numPr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Extract the features from the provided dataset using any methods as you like.</w:t>
      </w:r>
    </w:p>
    <w:p w14:paraId="13ADA7C4" w14:textId="77777777" w:rsidR="00A157E4" w:rsidRPr="002F468E" w:rsidRDefault="00A157E4" w:rsidP="00A157E4">
      <w:pPr>
        <w:ind w:left="360"/>
        <w:jc w:val="both"/>
        <w:rPr>
          <w:sz w:val="24"/>
          <w:szCs w:val="24"/>
          <w:lang w:val="en-US" w:eastAsia="zh-CN"/>
        </w:rPr>
      </w:pPr>
      <w:r w:rsidRPr="003B183B">
        <w:rPr>
          <w:b/>
          <w:sz w:val="24"/>
          <w:szCs w:val="24"/>
          <w:lang w:val="en-US" w:eastAsia="zh-CN"/>
        </w:rPr>
        <w:t>Bonus:</w:t>
      </w:r>
      <w:r>
        <w:rPr>
          <w:sz w:val="24"/>
          <w:szCs w:val="24"/>
          <w:lang w:val="en-US" w:eastAsia="zh-CN"/>
        </w:rPr>
        <w:t xml:space="preserve"> </w:t>
      </w:r>
      <w:r w:rsidRPr="00296542">
        <w:rPr>
          <w:sz w:val="24"/>
          <w:szCs w:val="24"/>
          <w:lang w:val="en-US" w:eastAsia="zh-CN"/>
        </w:rPr>
        <w:t>To extract deep logical connections among television programs, you can introduce additional knowledge graph information into recommendation</w:t>
      </w:r>
      <w:r>
        <w:rPr>
          <w:sz w:val="24"/>
          <w:szCs w:val="24"/>
          <w:lang w:val="en-US" w:eastAsia="zh-CN"/>
        </w:rPr>
        <w:t>(</w:t>
      </w:r>
      <w:r w:rsidRPr="00296542">
        <w:rPr>
          <w:sz w:val="24"/>
          <w:szCs w:val="24"/>
          <w:lang w:val="en-US" w:eastAsia="zh-CN"/>
        </w:rPr>
        <w:t xml:space="preserve">An example of </w:t>
      </w:r>
      <w:r>
        <w:rPr>
          <w:sz w:val="24"/>
          <w:szCs w:val="24"/>
          <w:lang w:val="en-US" w:eastAsia="zh-CN"/>
        </w:rPr>
        <w:t>the  combination of knowledge graph and</w:t>
      </w:r>
      <w:r w:rsidRPr="00296542">
        <w:rPr>
          <w:sz w:val="24"/>
          <w:szCs w:val="24"/>
          <w:lang w:val="en-US" w:eastAsia="zh-CN"/>
        </w:rPr>
        <w:t xml:space="preserve"> recommendation system</w:t>
      </w:r>
      <w:r>
        <w:rPr>
          <w:sz w:val="24"/>
          <w:szCs w:val="24"/>
          <w:lang w:val="en-US" w:eastAsia="zh-CN"/>
        </w:rPr>
        <w:t xml:space="preserve"> [</w:t>
      </w:r>
      <w:r w:rsidR="00DE6846">
        <w:rPr>
          <w:sz w:val="24"/>
          <w:szCs w:val="24"/>
          <w:lang w:val="en-US" w:eastAsia="zh-CN"/>
        </w:rPr>
        <w:t>1</w:t>
      </w:r>
      <w:r>
        <w:rPr>
          <w:sz w:val="24"/>
          <w:szCs w:val="24"/>
          <w:lang w:val="en-US" w:eastAsia="zh-CN"/>
        </w:rPr>
        <w:t>]).</w:t>
      </w:r>
      <w:r w:rsidRPr="001D0D11">
        <w:rPr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>Both</w:t>
      </w:r>
      <w:r w:rsidRPr="002D05C7">
        <w:rPr>
          <w:sz w:val="24"/>
          <w:szCs w:val="24"/>
          <w:lang w:val="en-US" w:eastAsia="zh-CN"/>
        </w:rPr>
        <w:t xml:space="preserve"> call</w:t>
      </w:r>
      <w:r>
        <w:rPr>
          <w:sz w:val="24"/>
          <w:szCs w:val="24"/>
          <w:lang w:val="en-US" w:eastAsia="zh-CN"/>
        </w:rPr>
        <w:t xml:space="preserve"> the API of an</w:t>
      </w:r>
      <w:r w:rsidRPr="002D05C7">
        <w:rPr>
          <w:sz w:val="24"/>
          <w:szCs w:val="24"/>
          <w:lang w:val="en-US" w:eastAsia="zh-CN"/>
        </w:rPr>
        <w:t xml:space="preserve"> off-the-shelf knowledge graph or build your own knowledge graph </w:t>
      </w:r>
      <w:r>
        <w:rPr>
          <w:sz w:val="24"/>
          <w:szCs w:val="24"/>
          <w:lang w:val="en-US" w:eastAsia="zh-CN"/>
        </w:rPr>
        <w:t>are</w:t>
      </w:r>
      <w:r w:rsidRPr="002D05C7">
        <w:rPr>
          <w:sz w:val="24"/>
          <w:szCs w:val="24"/>
          <w:lang w:val="en-US" w:eastAsia="zh-CN"/>
        </w:rPr>
        <w:t xml:space="preserve"> allowed</w:t>
      </w:r>
      <w:r>
        <w:rPr>
          <w:sz w:val="24"/>
          <w:szCs w:val="24"/>
          <w:lang w:val="en-US" w:eastAsia="zh-CN"/>
        </w:rPr>
        <w:t>.</w:t>
      </w:r>
    </w:p>
    <w:p w14:paraId="0809CFE4" w14:textId="77777777" w:rsidR="005427EB" w:rsidRDefault="006C2005" w:rsidP="00AD07F0">
      <w:pPr>
        <w:numPr>
          <w:ilvl w:val="0"/>
          <w:numId w:val="38"/>
        </w:numPr>
        <w:jc w:val="both"/>
        <w:rPr>
          <w:sz w:val="24"/>
          <w:szCs w:val="24"/>
          <w:lang w:val="en-US" w:eastAsia="zh-CN"/>
        </w:rPr>
      </w:pPr>
      <w:r w:rsidRPr="006C2005">
        <w:rPr>
          <w:sz w:val="24"/>
          <w:szCs w:val="24"/>
          <w:lang w:val="en-US" w:eastAsia="zh-CN"/>
        </w:rPr>
        <w:t xml:space="preserve">Based on the analysis of </w:t>
      </w:r>
      <w:r w:rsidR="00AD60F9">
        <w:rPr>
          <w:sz w:val="24"/>
          <w:szCs w:val="24"/>
          <w:lang w:val="en-US" w:eastAsia="zh-CN"/>
        </w:rPr>
        <w:t>the provided datasets</w:t>
      </w:r>
      <w:r w:rsidRPr="006C2005">
        <w:rPr>
          <w:sz w:val="24"/>
          <w:szCs w:val="24"/>
          <w:lang w:val="en-US" w:eastAsia="zh-CN"/>
        </w:rPr>
        <w:t xml:space="preserve">, </w:t>
      </w:r>
      <w:r w:rsidR="00A75DE3">
        <w:rPr>
          <w:sz w:val="24"/>
          <w:szCs w:val="24"/>
          <w:lang w:val="en-US" w:eastAsia="zh-CN"/>
        </w:rPr>
        <w:t>p</w:t>
      </w:r>
      <w:r w:rsidR="00A75DE3" w:rsidRPr="00A75DE3">
        <w:rPr>
          <w:sz w:val="24"/>
          <w:szCs w:val="24"/>
          <w:lang w:val="en-US" w:eastAsia="zh-CN"/>
        </w:rPr>
        <w:t xml:space="preserve">lease use </w:t>
      </w:r>
      <w:r w:rsidR="00E55540">
        <w:rPr>
          <w:sz w:val="24"/>
          <w:szCs w:val="24"/>
          <w:lang w:val="en-US" w:eastAsia="zh-CN"/>
        </w:rPr>
        <w:t>three</w:t>
      </w:r>
      <w:r w:rsidR="00A75DE3" w:rsidRPr="00A75DE3">
        <w:rPr>
          <w:sz w:val="24"/>
          <w:szCs w:val="24"/>
          <w:lang w:val="en-US" w:eastAsia="zh-CN"/>
        </w:rPr>
        <w:t xml:space="preserve"> recommendation algorithm</w:t>
      </w:r>
      <w:r w:rsidR="00E55540">
        <w:rPr>
          <w:sz w:val="24"/>
          <w:szCs w:val="24"/>
          <w:lang w:val="en-US" w:eastAsia="zh-CN"/>
        </w:rPr>
        <w:t>(ALS</w:t>
      </w:r>
      <w:r w:rsidR="004F54CA">
        <w:rPr>
          <w:sz w:val="24"/>
          <w:szCs w:val="24"/>
          <w:lang w:val="en-US" w:eastAsia="zh-CN"/>
        </w:rPr>
        <w:t>[</w:t>
      </w:r>
      <w:r w:rsidR="00FE6893">
        <w:rPr>
          <w:sz w:val="24"/>
          <w:szCs w:val="24"/>
          <w:lang w:val="en-US" w:eastAsia="zh-CN"/>
        </w:rPr>
        <w:t>2</w:t>
      </w:r>
      <w:r w:rsidR="004F54CA">
        <w:rPr>
          <w:sz w:val="24"/>
          <w:szCs w:val="24"/>
          <w:lang w:val="en-US" w:eastAsia="zh-CN"/>
        </w:rPr>
        <w:t>]</w:t>
      </w:r>
      <w:r w:rsidR="00E55540">
        <w:rPr>
          <w:sz w:val="24"/>
          <w:szCs w:val="24"/>
          <w:lang w:val="en-US" w:eastAsia="zh-CN"/>
        </w:rPr>
        <w:t>,</w:t>
      </w:r>
      <w:r w:rsidR="00165D39">
        <w:rPr>
          <w:sz w:val="24"/>
          <w:szCs w:val="24"/>
          <w:lang w:val="en-US" w:eastAsia="zh-CN"/>
        </w:rPr>
        <w:t xml:space="preserve"> LightGBM</w:t>
      </w:r>
      <w:r w:rsidR="004F54CA">
        <w:rPr>
          <w:sz w:val="24"/>
          <w:szCs w:val="24"/>
          <w:lang w:val="en-US" w:eastAsia="zh-CN"/>
        </w:rPr>
        <w:t>[</w:t>
      </w:r>
      <w:r w:rsidR="00FE6893">
        <w:rPr>
          <w:sz w:val="24"/>
          <w:szCs w:val="24"/>
          <w:lang w:val="en-US" w:eastAsia="zh-CN"/>
        </w:rPr>
        <w:t>3</w:t>
      </w:r>
      <w:r w:rsidR="004F54CA">
        <w:rPr>
          <w:sz w:val="24"/>
          <w:szCs w:val="24"/>
          <w:lang w:val="en-US" w:eastAsia="zh-CN"/>
        </w:rPr>
        <w:t>]</w:t>
      </w:r>
      <w:r w:rsidR="004E2179">
        <w:rPr>
          <w:sz w:val="24"/>
          <w:szCs w:val="24"/>
          <w:lang w:val="en-US" w:eastAsia="zh-CN"/>
        </w:rPr>
        <w:t xml:space="preserve">, </w:t>
      </w:r>
      <w:r w:rsidR="001F6E76">
        <w:rPr>
          <w:sz w:val="24"/>
          <w:szCs w:val="24"/>
          <w:lang w:val="en-US" w:eastAsia="zh-CN"/>
        </w:rPr>
        <w:t>NCF</w:t>
      </w:r>
      <w:r w:rsidR="004F54CA">
        <w:rPr>
          <w:sz w:val="24"/>
          <w:szCs w:val="24"/>
          <w:lang w:val="en-US" w:eastAsia="zh-CN"/>
        </w:rPr>
        <w:t>[</w:t>
      </w:r>
      <w:r w:rsidR="00FE6893">
        <w:rPr>
          <w:sz w:val="24"/>
          <w:szCs w:val="24"/>
          <w:lang w:val="en-US" w:eastAsia="zh-CN"/>
        </w:rPr>
        <w:t>4</w:t>
      </w:r>
      <w:r w:rsidR="004F54CA">
        <w:rPr>
          <w:sz w:val="24"/>
          <w:szCs w:val="24"/>
          <w:lang w:val="en-US" w:eastAsia="zh-CN"/>
        </w:rPr>
        <w:t>]</w:t>
      </w:r>
      <w:r w:rsidR="00E55540">
        <w:rPr>
          <w:sz w:val="24"/>
          <w:szCs w:val="24"/>
          <w:lang w:val="en-US" w:eastAsia="zh-CN"/>
        </w:rPr>
        <w:t>)</w:t>
      </w:r>
      <w:r w:rsidR="00A75DE3" w:rsidRPr="00A75DE3">
        <w:rPr>
          <w:sz w:val="24"/>
          <w:szCs w:val="24"/>
          <w:lang w:val="en-US" w:eastAsia="zh-CN"/>
        </w:rPr>
        <w:t xml:space="preserve"> to </w:t>
      </w:r>
      <w:r w:rsidR="00AD60F9">
        <w:rPr>
          <w:sz w:val="24"/>
          <w:szCs w:val="24"/>
          <w:lang w:val="en-US" w:eastAsia="zh-CN"/>
        </w:rPr>
        <w:t>complete</w:t>
      </w:r>
      <w:r w:rsidR="003F1D30">
        <w:rPr>
          <w:sz w:val="24"/>
          <w:szCs w:val="24"/>
          <w:lang w:val="en-US" w:eastAsia="zh-CN"/>
        </w:rPr>
        <w:t xml:space="preserve"> </w:t>
      </w:r>
      <w:r w:rsidR="003F1D30" w:rsidRPr="003F1D30">
        <w:rPr>
          <w:sz w:val="24"/>
          <w:szCs w:val="24"/>
          <w:lang w:val="en-US" w:eastAsia="zh-CN"/>
        </w:rPr>
        <w:t xml:space="preserve">the </w:t>
      </w:r>
      <w:r w:rsidR="00AD60F9" w:rsidRPr="00AD60F9">
        <w:rPr>
          <w:i/>
          <w:iCs/>
          <w:sz w:val="24"/>
          <w:szCs w:val="24"/>
          <w:lang w:val="en-US" w:eastAsia="zh-CN"/>
        </w:rPr>
        <w:t>movies/TV Series</w:t>
      </w:r>
      <w:r w:rsidR="00020351" w:rsidRPr="00020351">
        <w:rPr>
          <w:sz w:val="24"/>
          <w:szCs w:val="24"/>
          <w:lang w:val="en-US" w:eastAsia="zh-CN"/>
        </w:rPr>
        <w:t xml:space="preserve"> </w:t>
      </w:r>
      <w:r w:rsidR="006F2BDE">
        <w:rPr>
          <w:sz w:val="24"/>
          <w:szCs w:val="24"/>
          <w:lang w:val="en-US" w:eastAsia="zh-CN"/>
        </w:rPr>
        <w:t xml:space="preserve">recommendation </w:t>
      </w:r>
      <w:r w:rsidR="006958E5">
        <w:rPr>
          <w:sz w:val="24"/>
          <w:szCs w:val="24"/>
          <w:lang w:val="en-US" w:eastAsia="zh-CN"/>
        </w:rPr>
        <w:t xml:space="preserve">to </w:t>
      </w:r>
      <w:r w:rsidR="00020351" w:rsidRPr="00020351">
        <w:rPr>
          <w:sz w:val="24"/>
          <w:szCs w:val="24"/>
          <w:lang w:val="en-US" w:eastAsia="zh-CN"/>
        </w:rPr>
        <w:t>meet the interests of users as much as possible</w:t>
      </w:r>
      <w:r w:rsidR="00020351">
        <w:rPr>
          <w:sz w:val="24"/>
          <w:szCs w:val="24"/>
          <w:lang w:val="en-US" w:eastAsia="zh-CN"/>
        </w:rPr>
        <w:t>.</w:t>
      </w:r>
      <w:r w:rsidR="00C82045">
        <w:rPr>
          <w:sz w:val="24"/>
          <w:szCs w:val="24"/>
          <w:lang w:val="en-US" w:eastAsia="zh-CN"/>
        </w:rPr>
        <w:t xml:space="preserve"> </w:t>
      </w:r>
      <w:r w:rsidR="007909DE">
        <w:rPr>
          <w:sz w:val="24"/>
          <w:szCs w:val="24"/>
          <w:lang w:val="en-US" w:eastAsia="zh-CN"/>
        </w:rPr>
        <w:t>You can r</w:t>
      </w:r>
      <w:r w:rsidR="005635AE">
        <w:rPr>
          <w:sz w:val="24"/>
          <w:szCs w:val="24"/>
          <w:lang w:val="en-US" w:eastAsia="zh-CN"/>
        </w:rPr>
        <w:t>efer to [5] for more tools.</w:t>
      </w:r>
    </w:p>
    <w:p w14:paraId="7B790E74" w14:textId="77777777" w:rsidR="00D218A4" w:rsidRDefault="00D218A4" w:rsidP="00D218A4">
      <w:pPr>
        <w:ind w:left="360"/>
        <w:jc w:val="both"/>
        <w:rPr>
          <w:sz w:val="24"/>
          <w:szCs w:val="24"/>
          <w:lang w:val="en-US" w:eastAsia="zh-CN"/>
        </w:rPr>
      </w:pPr>
      <w:r w:rsidRPr="003B183B">
        <w:rPr>
          <w:b/>
          <w:sz w:val="24"/>
          <w:szCs w:val="24"/>
          <w:lang w:val="en-US" w:eastAsia="zh-CN"/>
        </w:rPr>
        <w:t xml:space="preserve">Bonus: </w:t>
      </w:r>
      <w:r w:rsidRPr="00E64E28">
        <w:rPr>
          <w:sz w:val="24"/>
          <w:szCs w:val="24"/>
          <w:lang w:val="en-US" w:eastAsia="zh-CN"/>
        </w:rPr>
        <w:t>Implement two additional recommendation algorithms</w:t>
      </w:r>
      <w:r>
        <w:rPr>
          <w:sz w:val="24"/>
          <w:szCs w:val="24"/>
          <w:lang w:val="en-US" w:eastAsia="zh-CN"/>
        </w:rPr>
        <w:t xml:space="preserve"> from [5].</w:t>
      </w:r>
    </w:p>
    <w:p w14:paraId="6E2C73EB" w14:textId="77777777" w:rsidR="00723DAA" w:rsidRDefault="00051EAD" w:rsidP="00AD07F0">
      <w:pPr>
        <w:numPr>
          <w:ilvl w:val="0"/>
          <w:numId w:val="38"/>
        </w:numPr>
        <w:jc w:val="both"/>
        <w:rPr>
          <w:sz w:val="24"/>
          <w:szCs w:val="24"/>
          <w:lang w:val="en-US" w:eastAsia="zh-CN"/>
        </w:rPr>
      </w:pPr>
      <w:r w:rsidRPr="00051EAD">
        <w:rPr>
          <w:sz w:val="24"/>
          <w:szCs w:val="24"/>
          <w:lang w:val="en-US" w:eastAsia="zh-CN"/>
        </w:rPr>
        <w:t>Evaluate the</w:t>
      </w:r>
      <w:r w:rsidR="00E34F68">
        <w:rPr>
          <w:sz w:val="24"/>
          <w:szCs w:val="24"/>
          <w:lang w:val="en-US" w:eastAsia="zh-CN"/>
        </w:rPr>
        <w:t xml:space="preserve"> </w:t>
      </w:r>
      <w:r w:rsidRPr="00051EAD">
        <w:rPr>
          <w:sz w:val="24"/>
          <w:szCs w:val="24"/>
          <w:lang w:val="en-US" w:eastAsia="zh-CN"/>
        </w:rPr>
        <w:t>recommendation results</w:t>
      </w:r>
      <w:r w:rsidR="00E34F68">
        <w:rPr>
          <w:sz w:val="24"/>
          <w:szCs w:val="24"/>
          <w:lang w:val="en-US" w:eastAsia="zh-CN"/>
        </w:rPr>
        <w:t>.</w:t>
      </w:r>
      <w:r w:rsidR="0010146B" w:rsidRPr="0010146B">
        <w:rPr>
          <w:rFonts w:ascii="Helvetica" w:hAnsi="Helvetica"/>
          <w:color w:val="333333"/>
        </w:rPr>
        <w:t xml:space="preserve"> </w:t>
      </w:r>
      <w:r w:rsidR="004E4A3C">
        <w:rPr>
          <w:sz w:val="24"/>
          <w:szCs w:val="24"/>
          <w:lang w:val="en-US" w:eastAsia="zh-CN"/>
        </w:rPr>
        <w:t>You can use common recommend</w:t>
      </w:r>
      <w:r w:rsidR="00E67341">
        <w:rPr>
          <w:sz w:val="24"/>
          <w:szCs w:val="24"/>
          <w:lang w:val="en-US" w:eastAsia="zh-CN"/>
        </w:rPr>
        <w:t>e</w:t>
      </w:r>
      <w:r w:rsidR="00FC080C">
        <w:rPr>
          <w:sz w:val="24"/>
          <w:szCs w:val="24"/>
          <w:lang w:val="en-US" w:eastAsia="zh-CN"/>
        </w:rPr>
        <w:t>r</w:t>
      </w:r>
      <w:r w:rsidR="0010146B" w:rsidRPr="0010146B">
        <w:rPr>
          <w:sz w:val="24"/>
          <w:szCs w:val="24"/>
          <w:lang w:val="en-US" w:eastAsia="zh-CN"/>
        </w:rPr>
        <w:t xml:space="preserve"> system metrics</w:t>
      </w:r>
      <w:r w:rsidR="003D3B4A">
        <w:rPr>
          <w:sz w:val="24"/>
          <w:szCs w:val="24"/>
          <w:lang w:val="en-US" w:eastAsia="zh-CN"/>
        </w:rPr>
        <w:t>(e.g. F1 score, AUC)</w:t>
      </w:r>
      <w:r w:rsidR="005A6DE8">
        <w:rPr>
          <w:sz w:val="24"/>
          <w:szCs w:val="24"/>
          <w:lang w:val="en-US" w:eastAsia="zh-CN"/>
        </w:rPr>
        <w:t xml:space="preserve"> or other ways</w:t>
      </w:r>
      <w:r w:rsidR="0010146B" w:rsidRPr="0010146B">
        <w:rPr>
          <w:sz w:val="24"/>
          <w:szCs w:val="24"/>
          <w:lang w:val="en-US" w:eastAsia="zh-CN"/>
        </w:rPr>
        <w:t xml:space="preserve"> to explain your results</w:t>
      </w:r>
      <w:r w:rsidR="006F0D5F">
        <w:rPr>
          <w:sz w:val="24"/>
          <w:szCs w:val="24"/>
          <w:lang w:val="en-US" w:eastAsia="zh-CN"/>
        </w:rPr>
        <w:t>.</w:t>
      </w:r>
    </w:p>
    <w:p w14:paraId="3A680146" w14:textId="77777777" w:rsidR="00783BF5" w:rsidRDefault="00783BF5" w:rsidP="00783BF5">
      <w:pPr>
        <w:jc w:val="both"/>
        <w:rPr>
          <w:rFonts w:hint="eastAsia"/>
          <w:sz w:val="24"/>
          <w:szCs w:val="24"/>
          <w:lang w:val="en-US" w:eastAsia="zh-CN"/>
        </w:rPr>
      </w:pPr>
    </w:p>
    <w:p w14:paraId="43059A7E" w14:textId="77777777" w:rsidR="00783BF5" w:rsidRDefault="008E1E39" w:rsidP="00783BF5">
      <w:pPr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Remarks: </w:t>
      </w:r>
      <w:r w:rsidR="00C619E4">
        <w:rPr>
          <w:sz w:val="24"/>
          <w:szCs w:val="24"/>
          <w:lang w:val="en-US" w:eastAsia="zh-CN"/>
        </w:rPr>
        <w:t>T</w:t>
      </w:r>
      <w:r>
        <w:rPr>
          <w:sz w:val="24"/>
          <w:szCs w:val="24"/>
          <w:lang w:val="en-US" w:eastAsia="zh-CN"/>
        </w:rPr>
        <w:t xml:space="preserve">he bonus </w:t>
      </w:r>
      <w:r w:rsidR="00F51AAB" w:rsidRPr="00F51AAB">
        <w:rPr>
          <w:sz w:val="24"/>
          <w:szCs w:val="24"/>
          <w:lang w:val="en-US" w:eastAsia="zh-CN"/>
        </w:rPr>
        <w:t>are not required.</w:t>
      </w:r>
    </w:p>
    <w:p w14:paraId="4904B93A" w14:textId="77777777" w:rsidR="008E1E39" w:rsidRDefault="008E1E39" w:rsidP="00783BF5">
      <w:pPr>
        <w:jc w:val="both"/>
        <w:rPr>
          <w:sz w:val="24"/>
          <w:szCs w:val="24"/>
          <w:lang w:val="en-US" w:eastAsia="zh-CN"/>
        </w:rPr>
      </w:pPr>
    </w:p>
    <w:p w14:paraId="5542BDA9" w14:textId="77777777" w:rsidR="0080426A" w:rsidRPr="00296542" w:rsidRDefault="0080426A" w:rsidP="00783BF5">
      <w:pPr>
        <w:jc w:val="both"/>
        <w:rPr>
          <w:rFonts w:hint="eastAsia"/>
          <w:sz w:val="24"/>
          <w:szCs w:val="24"/>
          <w:lang w:val="en-US" w:eastAsia="zh-CN"/>
        </w:rPr>
      </w:pPr>
    </w:p>
    <w:p w14:paraId="7C72E331" w14:textId="77777777" w:rsidR="00257177" w:rsidRPr="00783BF5" w:rsidRDefault="00783BF5" w:rsidP="00783BF5">
      <w:pPr>
        <w:pStyle w:val="9"/>
        <w:spacing w:before="120"/>
        <w:rPr>
          <w:rFonts w:ascii="Times New Roman" w:hAnsi="Times New Roman" w:hint="eastAsia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</w:t>
      </w:r>
      <w:r w:rsidR="007F6072">
        <w:rPr>
          <w:rFonts w:ascii="Times New Roman" w:hAnsi="Times New Roman"/>
          <w:b/>
          <w:sz w:val="24"/>
          <w:szCs w:val="24"/>
        </w:rPr>
        <w:t>EFERENCE</w:t>
      </w:r>
    </w:p>
    <w:p w14:paraId="5E82D718" w14:textId="77777777" w:rsidR="006C422D" w:rsidRPr="006C422D" w:rsidRDefault="006C422D" w:rsidP="005F62E3">
      <w:pPr>
        <w:numPr>
          <w:ilvl w:val="0"/>
          <w:numId w:val="41"/>
        </w:numPr>
        <w:rPr>
          <w:rFonts w:ascii="Helvetica Neue" w:hAnsi="Helvetica Neue"/>
          <w:color w:val="0088CC"/>
          <w:sz w:val="21"/>
          <w:szCs w:val="21"/>
          <w:u w:val="single"/>
          <w:shd w:val="clear" w:color="auto" w:fill="FFFFFF"/>
        </w:rPr>
      </w:pPr>
      <w:r w:rsidRPr="000326B1">
        <w:rPr>
          <w:color w:val="222222"/>
          <w:shd w:val="clear" w:color="auto" w:fill="FFFFFF"/>
          <w:lang w:val="en-US" w:eastAsia="zh-CN"/>
        </w:rPr>
        <w:t>Wang, Hongwei, et al. "DKN: Deep knowledge-aware network for news recommendation." </w:t>
      </w:r>
      <w:r w:rsidRPr="000326B1">
        <w:rPr>
          <w:i/>
          <w:iCs/>
          <w:color w:val="222222"/>
          <w:shd w:val="clear" w:color="auto" w:fill="FFFFFF"/>
          <w:lang w:val="en-US" w:eastAsia="zh-CN"/>
        </w:rPr>
        <w:t>Proceedings of the 2018 world wide web conference</w:t>
      </w:r>
      <w:r w:rsidRPr="000326B1">
        <w:rPr>
          <w:color w:val="222222"/>
          <w:shd w:val="clear" w:color="auto" w:fill="FFFFFF"/>
          <w:lang w:val="en-US" w:eastAsia="zh-CN"/>
        </w:rPr>
        <w:t>. 2018.</w:t>
      </w:r>
      <w:r w:rsidRPr="00330072">
        <w:rPr>
          <w:rFonts w:ascii="Helvetica Neue" w:hAnsi="Helvetica Neue"/>
          <w:color w:val="0088CC"/>
          <w:sz w:val="21"/>
          <w:szCs w:val="21"/>
          <w:u w:val="single"/>
          <w:shd w:val="clear" w:color="auto" w:fill="FFFFFF"/>
        </w:rPr>
        <w:t xml:space="preserve"> </w:t>
      </w:r>
      <w:hyperlink r:id="rId11" w:history="1">
        <w:r w:rsidRPr="00330072">
          <w:rPr>
            <w:rFonts w:ascii="Helvetica Neue" w:hAnsi="Helvetica Neue"/>
            <w:color w:val="0088CC"/>
            <w:sz w:val="21"/>
            <w:szCs w:val="21"/>
          </w:rPr>
          <w:t>https://dl.acm.org/doi/pdf/10.1145/3178876.3186175</w:t>
        </w:r>
      </w:hyperlink>
    </w:p>
    <w:p w14:paraId="5C829D24" w14:textId="77777777" w:rsidR="000326B1" w:rsidRPr="00330072" w:rsidRDefault="00654217" w:rsidP="005F62E3">
      <w:pPr>
        <w:numPr>
          <w:ilvl w:val="0"/>
          <w:numId w:val="41"/>
        </w:numPr>
        <w:rPr>
          <w:rFonts w:ascii="Helvetica Neue" w:hAnsi="Helvetica Neue"/>
          <w:color w:val="0088CC"/>
          <w:sz w:val="21"/>
          <w:szCs w:val="21"/>
          <w:u w:val="single"/>
          <w:shd w:val="clear" w:color="auto" w:fill="FFFFFF"/>
        </w:rPr>
      </w:pPr>
      <w:r w:rsidRPr="00654217">
        <w:rPr>
          <w:color w:val="222222"/>
          <w:shd w:val="clear" w:color="auto" w:fill="FFFFFF"/>
          <w:lang w:val="en-US" w:eastAsia="zh-CN"/>
        </w:rPr>
        <w:t xml:space="preserve">Y. Koren, R. Bell and C. Volinsky, "Matrix Factorization Techniques for Recommender Systems," in </w:t>
      </w:r>
      <w:r w:rsidRPr="00BC100C">
        <w:rPr>
          <w:i/>
          <w:color w:val="222222"/>
          <w:shd w:val="clear" w:color="auto" w:fill="FFFFFF"/>
          <w:lang w:val="en-US" w:eastAsia="zh-CN"/>
        </w:rPr>
        <w:t>Computer</w:t>
      </w:r>
      <w:r w:rsidRPr="00654217">
        <w:rPr>
          <w:color w:val="222222"/>
          <w:shd w:val="clear" w:color="auto" w:fill="FFFFFF"/>
          <w:lang w:val="en-US" w:eastAsia="zh-CN"/>
        </w:rPr>
        <w:t>, vol. 42, no. 8, pp. 30-37, Aug. 2009.</w:t>
      </w:r>
      <w:hyperlink r:id="rId12" w:history="1">
        <w:r w:rsidR="005F62E3" w:rsidRPr="00330072">
          <w:rPr>
            <w:rFonts w:ascii="Helvetica Neue" w:hAnsi="Helvetica Neue"/>
            <w:color w:val="0088CC"/>
            <w:sz w:val="21"/>
            <w:szCs w:val="21"/>
            <w:shd w:val="clear" w:color="auto" w:fill="FFFFFF"/>
          </w:rPr>
          <w:t xml:space="preserve"> </w:t>
        </w:r>
        <w:r w:rsidR="005F62E3" w:rsidRPr="00330072">
          <w:rPr>
            <w:rFonts w:ascii="Helvetica Neue" w:hAnsi="Helvetica Neue"/>
            <w:color w:val="0088CC"/>
            <w:sz w:val="21"/>
            <w:szCs w:val="21"/>
          </w:rPr>
          <w:t>https://ieeexplore.ieee.org/document/5197422</w:t>
        </w:r>
      </w:hyperlink>
    </w:p>
    <w:p w14:paraId="19D35DB9" w14:textId="77777777" w:rsidR="001B0EFA" w:rsidRPr="000B1C9E" w:rsidRDefault="000259D6" w:rsidP="005F62E3">
      <w:pPr>
        <w:numPr>
          <w:ilvl w:val="0"/>
          <w:numId w:val="41"/>
        </w:numPr>
        <w:rPr>
          <w:sz w:val="24"/>
          <w:szCs w:val="24"/>
          <w:lang w:val="en-US" w:eastAsia="zh-CN"/>
        </w:rPr>
      </w:pPr>
      <w:r w:rsidRPr="00330072">
        <w:rPr>
          <w:color w:val="222222"/>
          <w:shd w:val="clear" w:color="auto" w:fill="FFFFFF"/>
          <w:lang w:val="en-US" w:eastAsia="zh-CN"/>
        </w:rPr>
        <w:t>Guolin Ke, Qi Meng, Thomas Finley, Taifeng Wang, Wei Chen, Weidong Ma, Qiwei Ye, and Tie-Yan Liu. 2017. LightGBM: A highly efficient gradient boosting decision tree. In Advances in Neural Information Processing Systems. 3146–3154. </w:t>
      </w:r>
      <w:hyperlink r:id="rId13" w:history="1">
        <w:r w:rsidRPr="000259D6">
          <w:rPr>
            <w:rFonts w:ascii="Helvetica Neue" w:hAnsi="Helvetica Neue"/>
            <w:color w:val="0088CC"/>
            <w:sz w:val="21"/>
            <w:szCs w:val="21"/>
            <w:u w:val="single"/>
            <w:shd w:val="clear" w:color="auto" w:fill="FFFFFF"/>
          </w:rPr>
          <w:t>https://papers.nips.cc/paper/6907-lightgbm-a-highly-efficient-gradient-boosting-decision-tree.pdf</w:t>
        </w:r>
      </w:hyperlink>
    </w:p>
    <w:p w14:paraId="5CBF4E68" w14:textId="77777777" w:rsidR="000B1C9E" w:rsidRPr="008856BE" w:rsidRDefault="00564A4B" w:rsidP="005F62E3">
      <w:pPr>
        <w:numPr>
          <w:ilvl w:val="0"/>
          <w:numId w:val="41"/>
        </w:numPr>
        <w:rPr>
          <w:sz w:val="24"/>
          <w:szCs w:val="24"/>
          <w:lang w:val="en-US" w:eastAsia="zh-CN"/>
        </w:rPr>
      </w:pPr>
      <w:r w:rsidRPr="00564A4B">
        <w:rPr>
          <w:color w:val="222222"/>
          <w:shd w:val="clear" w:color="auto" w:fill="FFFFFF"/>
          <w:lang w:val="en-US" w:eastAsia="zh-CN"/>
        </w:rPr>
        <w:t>Xiangnan He, Lizi Liao, Hanwang Zhang, Liqiang Nie, Xia Hu &amp; Tat-Seng Chua, Neural Collaborative Filtering, 2017,</w:t>
      </w:r>
      <w:r w:rsidRPr="00564A4B">
        <w:rPr>
          <w:rFonts w:ascii="Helvetica Neue" w:hAnsi="Helvetica Neue" w:cs="宋体"/>
          <w:color w:val="000000"/>
          <w:sz w:val="21"/>
          <w:szCs w:val="21"/>
          <w:lang w:val="en-US" w:eastAsia="zh-CN"/>
        </w:rPr>
        <w:t> </w:t>
      </w:r>
      <w:hyperlink r:id="rId14" w:history="1">
        <w:r w:rsidRPr="00564A4B">
          <w:rPr>
            <w:rFonts w:ascii="Helvetica Neue" w:hAnsi="Helvetica Neue" w:cs="宋体"/>
            <w:color w:val="0088CC"/>
            <w:sz w:val="21"/>
            <w:szCs w:val="21"/>
            <w:u w:val="single"/>
            <w:lang w:val="en-US" w:eastAsia="zh-CN"/>
          </w:rPr>
          <w:t>https://arxiv.org/abs/1708.05031</w:t>
        </w:r>
      </w:hyperlink>
    </w:p>
    <w:p w14:paraId="322FE192" w14:textId="77777777" w:rsidR="00C4259A" w:rsidRPr="00330072" w:rsidRDefault="00C4259A" w:rsidP="00F418A8">
      <w:pPr>
        <w:numPr>
          <w:ilvl w:val="0"/>
          <w:numId w:val="41"/>
        </w:numPr>
        <w:rPr>
          <w:rFonts w:ascii="Helvetica Neue" w:hAnsi="Helvetica Neue" w:hint="eastAsia"/>
          <w:color w:val="0088CC"/>
          <w:sz w:val="21"/>
          <w:szCs w:val="21"/>
        </w:rPr>
      </w:pPr>
      <w:hyperlink r:id="rId15" w:history="1">
        <w:r w:rsidRPr="00330072">
          <w:rPr>
            <w:rFonts w:ascii="Helvetica Neue" w:hAnsi="Helvetica Neue"/>
            <w:color w:val="0088CC"/>
            <w:sz w:val="21"/>
            <w:szCs w:val="21"/>
          </w:rPr>
          <w:t>https://microsoft-recommenders.readthedocs.io/en/latest/recommender.html</w:t>
        </w:r>
      </w:hyperlink>
    </w:p>
    <w:p w14:paraId="71ED6631" w14:textId="77777777" w:rsidR="00C9407C" w:rsidRDefault="00C9407C" w:rsidP="00841D25">
      <w:pPr>
        <w:jc w:val="both"/>
        <w:rPr>
          <w:sz w:val="24"/>
          <w:szCs w:val="24"/>
          <w:lang w:val="en-US" w:eastAsia="zh-CN"/>
        </w:rPr>
      </w:pPr>
    </w:p>
    <w:p w14:paraId="3B7662EF" w14:textId="77777777" w:rsidR="000636D3" w:rsidRDefault="000636D3" w:rsidP="00841D25">
      <w:pPr>
        <w:jc w:val="both"/>
        <w:rPr>
          <w:rFonts w:hint="eastAsia"/>
          <w:sz w:val="24"/>
          <w:szCs w:val="24"/>
          <w:lang w:val="en-US" w:eastAsia="zh-CN"/>
        </w:rPr>
      </w:pPr>
    </w:p>
    <w:p w14:paraId="47BE2B7D" w14:textId="77777777" w:rsidR="00C9407C" w:rsidRPr="00C9407C" w:rsidRDefault="00595AB8" w:rsidP="00C9407C">
      <w:pPr>
        <w:pStyle w:val="9"/>
        <w:spacing w:before="120"/>
        <w:rPr>
          <w:rFonts w:ascii="Times New Roman" w:hAnsi="Times New Roman" w:hint="eastAsia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SUBMISSION</w:t>
      </w:r>
    </w:p>
    <w:p w14:paraId="65972AE2" w14:textId="77777777" w:rsidR="00B40E6C" w:rsidRDefault="000636D3" w:rsidP="00345DCF">
      <w:pPr>
        <w:ind w:firstLine="240"/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Your </w:t>
      </w:r>
      <w:r w:rsidR="00FE3E1E">
        <w:rPr>
          <w:sz w:val="24"/>
          <w:szCs w:val="24"/>
          <w:lang w:val="en-US" w:eastAsia="zh-CN"/>
        </w:rPr>
        <w:t>submission file should</w:t>
      </w:r>
      <w:r w:rsidR="00FA69A6">
        <w:rPr>
          <w:sz w:val="24"/>
          <w:szCs w:val="24"/>
          <w:lang w:val="en-US" w:eastAsia="zh-CN"/>
        </w:rPr>
        <w:t xml:space="preserve"> be</w:t>
      </w:r>
      <w:r w:rsidR="00FE3E1E">
        <w:rPr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>a compressed archive named by Final_StudentIDs.[zip/rar/tar.gz]</w:t>
      </w:r>
      <w:r w:rsidR="00B40E6C" w:rsidRPr="00B40E6C">
        <w:rPr>
          <w:sz w:val="24"/>
          <w:szCs w:val="24"/>
          <w:lang w:val="en-US" w:eastAsia="zh-CN"/>
        </w:rPr>
        <w:t xml:space="preserve">. </w:t>
      </w:r>
      <w:r>
        <w:rPr>
          <w:sz w:val="24"/>
          <w:szCs w:val="24"/>
          <w:lang w:val="en-US" w:eastAsia="zh-CN"/>
        </w:rPr>
        <w:t>The content of your submission should include but not limited to the following part</w:t>
      </w:r>
      <w:r w:rsidR="00B40E6C" w:rsidRPr="00B40E6C">
        <w:rPr>
          <w:sz w:val="24"/>
          <w:szCs w:val="24"/>
          <w:lang w:val="en-US" w:eastAsia="zh-CN"/>
        </w:rPr>
        <w:t>:</w:t>
      </w:r>
    </w:p>
    <w:p w14:paraId="7354FD16" w14:textId="77777777" w:rsidR="0090286E" w:rsidRDefault="0090286E" w:rsidP="0090286E">
      <w:pPr>
        <w:numPr>
          <w:ilvl w:val="0"/>
          <w:numId w:val="39"/>
        </w:numPr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Source code</w:t>
      </w:r>
    </w:p>
    <w:p w14:paraId="1E7E1ECB" w14:textId="77777777" w:rsidR="0090286E" w:rsidRPr="0090286E" w:rsidRDefault="0090286E" w:rsidP="0090286E">
      <w:pPr>
        <w:numPr>
          <w:ilvl w:val="0"/>
          <w:numId w:val="39"/>
        </w:numPr>
        <w:jc w:val="both"/>
        <w:rPr>
          <w:rStyle w:val="HTML"/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Style w:val="HTML"/>
          <w:rFonts w:ascii="Times New Roman" w:hAnsi="Times New Roman" w:cs="Times New Roman"/>
          <w:sz w:val="24"/>
          <w:szCs w:val="24"/>
          <w:lang w:val="en-US" w:eastAsia="zh-CN"/>
        </w:rPr>
        <w:t>README file</w:t>
      </w:r>
    </w:p>
    <w:p w14:paraId="67701781" w14:textId="77777777" w:rsidR="0090286E" w:rsidRDefault="0090286E" w:rsidP="0090286E">
      <w:pPr>
        <w:numPr>
          <w:ilvl w:val="0"/>
          <w:numId w:val="39"/>
        </w:numPr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Report document</w:t>
      </w:r>
    </w:p>
    <w:p w14:paraId="52428DD3" w14:textId="77777777" w:rsidR="000636D3" w:rsidRDefault="000636D3" w:rsidP="000636D3">
      <w:pPr>
        <w:numPr>
          <w:ilvl w:val="1"/>
          <w:numId w:val="39"/>
        </w:numPr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lastRenderedPageBreak/>
        <w:t>Workflow and functionality of your method.</w:t>
      </w:r>
    </w:p>
    <w:p w14:paraId="5E47A8F3" w14:textId="77777777" w:rsidR="000636D3" w:rsidRDefault="000636D3" w:rsidP="000636D3">
      <w:pPr>
        <w:numPr>
          <w:ilvl w:val="1"/>
          <w:numId w:val="39"/>
        </w:numPr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Datasets and how you performed the experiments.</w:t>
      </w:r>
    </w:p>
    <w:p w14:paraId="7E294F2F" w14:textId="77777777" w:rsidR="007E6D6C" w:rsidRDefault="007E6D6C" w:rsidP="000636D3">
      <w:pPr>
        <w:numPr>
          <w:ilvl w:val="1"/>
          <w:numId w:val="39"/>
        </w:numPr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Evaluation and analysis of your results.</w:t>
      </w:r>
    </w:p>
    <w:p w14:paraId="11CFC745" w14:textId="77777777" w:rsidR="000636D3" w:rsidRDefault="000636D3" w:rsidP="000636D3">
      <w:pPr>
        <w:numPr>
          <w:ilvl w:val="1"/>
          <w:numId w:val="39"/>
        </w:numPr>
        <w:jc w:val="both"/>
        <w:rPr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</w:t>
      </w:r>
      <w:r>
        <w:rPr>
          <w:sz w:val="24"/>
          <w:szCs w:val="24"/>
          <w:lang w:val="en-US" w:eastAsia="zh-CN"/>
        </w:rPr>
        <w:t>eference</w:t>
      </w:r>
    </w:p>
    <w:p w14:paraId="6B1C6C05" w14:textId="77777777" w:rsidR="00345DCF" w:rsidRPr="000636D3" w:rsidRDefault="000636D3" w:rsidP="000326B1">
      <w:pPr>
        <w:numPr>
          <w:ilvl w:val="1"/>
          <w:numId w:val="39"/>
        </w:numPr>
        <w:jc w:val="both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  <w:lang w:val="en-US" w:eastAsia="zh-CN"/>
        </w:rPr>
        <w:t>…</w:t>
      </w:r>
    </w:p>
    <w:p w14:paraId="3C68E05F" w14:textId="77777777" w:rsidR="009748B7" w:rsidRPr="00E10ED1" w:rsidRDefault="009748B7" w:rsidP="00CE75E5">
      <w:pPr>
        <w:autoSpaceDE w:val="0"/>
        <w:autoSpaceDN w:val="0"/>
        <w:adjustRightInd w:val="0"/>
        <w:jc w:val="both"/>
        <w:rPr>
          <w:rFonts w:hint="eastAsia"/>
          <w:sz w:val="24"/>
          <w:szCs w:val="24"/>
          <w:lang w:eastAsia="zh-CN"/>
        </w:rPr>
      </w:pPr>
    </w:p>
    <w:p w14:paraId="1E746D5D" w14:textId="77777777" w:rsidR="00CA4519" w:rsidRDefault="00EF7B02" w:rsidP="002941BC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Deadline for submission: </w:t>
      </w:r>
      <w:r w:rsidR="00F35A1D">
        <w:rPr>
          <w:b/>
          <w:color w:val="943634"/>
          <w:sz w:val="24"/>
          <w:szCs w:val="24"/>
          <w:lang w:val="en-US" w:eastAsia="zh-CN"/>
        </w:rPr>
        <w:t>17</w:t>
      </w:r>
      <w:r w:rsidRPr="006412EB">
        <w:rPr>
          <w:b/>
          <w:color w:val="943634"/>
          <w:sz w:val="24"/>
          <w:szCs w:val="24"/>
          <w:lang w:val="en-US" w:eastAsia="zh-CN"/>
        </w:rPr>
        <w:t>th June</w:t>
      </w:r>
      <w:r>
        <w:rPr>
          <w:bCs/>
          <w:sz w:val="24"/>
          <w:szCs w:val="24"/>
        </w:rPr>
        <w:t>, 20</w:t>
      </w:r>
      <w:r w:rsidR="00E900F7">
        <w:rPr>
          <w:bCs/>
          <w:sz w:val="24"/>
          <w:szCs w:val="24"/>
        </w:rPr>
        <w:t>21</w:t>
      </w:r>
    </w:p>
    <w:p w14:paraId="73943BE2" w14:textId="77777777" w:rsidR="003A73E8" w:rsidRDefault="003A73E8" w:rsidP="002941BC">
      <w:pPr>
        <w:rPr>
          <w:bCs/>
          <w:sz w:val="24"/>
          <w:szCs w:val="24"/>
        </w:rPr>
      </w:pPr>
    </w:p>
    <w:p w14:paraId="18CA48A9" w14:textId="77777777" w:rsidR="009D6621" w:rsidRDefault="009D6621" w:rsidP="002941BC">
      <w:pPr>
        <w:rPr>
          <w:bCs/>
          <w:sz w:val="24"/>
          <w:szCs w:val="24"/>
        </w:rPr>
      </w:pPr>
    </w:p>
    <w:p w14:paraId="2352431A" w14:textId="77777777" w:rsidR="001B442E" w:rsidRDefault="001B442E" w:rsidP="001B442E">
      <w:pPr>
        <w:pStyle w:val="9"/>
        <w:spacing w:before="120"/>
        <w:rPr>
          <w:rFonts w:ascii="Times New Roman" w:hAnsi="Times New Roman"/>
          <w:b/>
          <w:sz w:val="24"/>
          <w:szCs w:val="24"/>
        </w:rPr>
      </w:pPr>
      <w:r w:rsidRPr="00E10ED1">
        <w:rPr>
          <w:rFonts w:ascii="Times New Roman" w:hAnsi="Times New Roman"/>
          <w:b/>
          <w:sz w:val="24"/>
          <w:szCs w:val="24"/>
        </w:rPr>
        <w:t>ASSESSMENT</w:t>
      </w:r>
    </w:p>
    <w:p w14:paraId="25E50FC4" w14:textId="77777777" w:rsidR="00066A6C" w:rsidRPr="00066A6C" w:rsidRDefault="00066A6C" w:rsidP="00066A6C">
      <w:pPr>
        <w:ind w:firstLineChars="100" w:firstLine="240"/>
      </w:pPr>
      <w:r>
        <w:rPr>
          <w:rFonts w:hint="eastAsia"/>
          <w:sz w:val="24"/>
          <w:szCs w:val="24"/>
          <w:lang w:val="en-US" w:eastAsia="zh-CN"/>
        </w:rPr>
        <w:t>A</w:t>
      </w:r>
      <w:r>
        <w:rPr>
          <w:sz w:val="24"/>
          <w:szCs w:val="24"/>
          <w:lang w:val="en-US" w:eastAsia="zh-CN"/>
        </w:rPr>
        <w:t xml:space="preserve"> presentation/demonstration is required.</w:t>
      </w:r>
    </w:p>
    <w:p w14:paraId="5F9AAB71" w14:textId="77777777" w:rsidR="00E4145D" w:rsidRDefault="001B442E" w:rsidP="00066A6C">
      <w:pPr>
        <w:ind w:firstLineChars="100" w:firstLine="240"/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>50% of the scores are given from the performance of the methods on the topic</w:t>
      </w:r>
      <w:r w:rsidR="00603663">
        <w:rPr>
          <w:sz w:val="24"/>
          <w:szCs w:val="24"/>
          <w:lang w:val="en-US" w:eastAsia="zh-CN"/>
        </w:rPr>
        <w:t>:</w:t>
      </w:r>
      <w:r>
        <w:rPr>
          <w:sz w:val="24"/>
          <w:szCs w:val="24"/>
          <w:lang w:val="en-US" w:eastAsia="zh-CN"/>
        </w:rPr>
        <w:t xml:space="preserve"> </w:t>
      </w:r>
      <w:r w:rsidR="006742F1">
        <w:rPr>
          <w:sz w:val="24"/>
          <w:szCs w:val="24"/>
          <w:lang w:val="en-US" w:eastAsia="zh-CN"/>
        </w:rPr>
        <w:t>feature extracti</w:t>
      </w:r>
      <w:r w:rsidR="007437B6">
        <w:rPr>
          <w:sz w:val="24"/>
          <w:szCs w:val="24"/>
          <w:lang w:val="en-US" w:eastAsia="zh-CN"/>
        </w:rPr>
        <w:t>on</w:t>
      </w:r>
      <w:r w:rsidR="00603663">
        <w:rPr>
          <w:sz w:val="24"/>
          <w:szCs w:val="24"/>
          <w:lang w:val="en-US" w:eastAsia="zh-CN"/>
        </w:rPr>
        <w:t xml:space="preserve">(10%), </w:t>
      </w:r>
      <w:r w:rsidR="00926743">
        <w:rPr>
          <w:sz w:val="24"/>
          <w:szCs w:val="24"/>
          <w:lang w:val="en-US" w:eastAsia="zh-CN"/>
        </w:rPr>
        <w:t>recommendation algorithms(30%), evaluation(10%)</w:t>
      </w:r>
      <w:r w:rsidR="00127C89">
        <w:rPr>
          <w:sz w:val="24"/>
          <w:szCs w:val="24"/>
          <w:lang w:val="en-US" w:eastAsia="zh-CN"/>
        </w:rPr>
        <w:t>.</w:t>
      </w:r>
    </w:p>
    <w:p w14:paraId="4BAFF4B4" w14:textId="77777777" w:rsidR="00E4145D" w:rsidRDefault="001B442E" w:rsidP="00066A6C">
      <w:pPr>
        <w:ind w:firstLineChars="100" w:firstLine="240"/>
        <w:jc w:val="both"/>
        <w:rPr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20% are from the documentation/ reports. </w:t>
      </w:r>
    </w:p>
    <w:p w14:paraId="384B7163" w14:textId="77777777" w:rsidR="001B442E" w:rsidRDefault="001B442E" w:rsidP="00066A6C">
      <w:pPr>
        <w:ind w:firstLineChars="100" w:firstLine="240"/>
        <w:jc w:val="both"/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  <w:lang w:val="en-US" w:eastAsia="zh-CN"/>
        </w:rPr>
        <w:t xml:space="preserve">The rest 30% are from the presentation. Each presentation should be in 8 minutes. As a team work, you should specify the contributions of each team member in the documentations and presentations. </w:t>
      </w:r>
    </w:p>
    <w:p w14:paraId="4149AE31" w14:textId="77777777" w:rsidR="001B442E" w:rsidRDefault="001B442E" w:rsidP="001B442E">
      <w:pPr>
        <w:jc w:val="both"/>
        <w:rPr>
          <w:rFonts w:hint="eastAsia"/>
          <w:sz w:val="24"/>
          <w:szCs w:val="24"/>
          <w:lang w:val="en-US" w:eastAsia="zh-CN"/>
        </w:rPr>
      </w:pPr>
    </w:p>
    <w:p w14:paraId="42AC75BA" w14:textId="77777777" w:rsidR="00DE7646" w:rsidRDefault="001B442E" w:rsidP="00B21B19">
      <w:pPr>
        <w:jc w:val="both"/>
        <w:rPr>
          <w:b/>
          <w:bCs/>
          <w:sz w:val="24"/>
          <w:szCs w:val="24"/>
          <w:lang w:val="en-US" w:eastAsia="zh-CN"/>
        </w:rPr>
      </w:pPr>
      <w:r w:rsidRPr="000326B1">
        <w:rPr>
          <w:b/>
          <w:bCs/>
          <w:sz w:val="24"/>
          <w:szCs w:val="24"/>
          <w:highlight w:val="yellow"/>
          <w:lang w:val="en-US" w:eastAsia="zh-CN"/>
        </w:rPr>
        <w:t>No plagiarism</w:t>
      </w:r>
      <w:r w:rsidRPr="000326B1">
        <w:rPr>
          <w:rFonts w:hint="eastAsia"/>
          <w:b/>
          <w:bCs/>
          <w:sz w:val="24"/>
          <w:szCs w:val="24"/>
          <w:highlight w:val="yellow"/>
          <w:lang w:val="en-US" w:eastAsia="zh-CN"/>
        </w:rPr>
        <w:t xml:space="preserve"> from other teams!</w:t>
      </w:r>
    </w:p>
    <w:p w14:paraId="6D2D37EF" w14:textId="77777777" w:rsidR="00A043A9" w:rsidRDefault="00A043A9" w:rsidP="00B21B19">
      <w:pPr>
        <w:jc w:val="both"/>
        <w:rPr>
          <w:b/>
          <w:bCs/>
          <w:sz w:val="24"/>
          <w:szCs w:val="24"/>
          <w:lang w:val="en-US" w:eastAsia="zh-CN"/>
        </w:rPr>
      </w:pPr>
    </w:p>
    <w:p w14:paraId="7AC7C415" w14:textId="77777777" w:rsidR="00A043A9" w:rsidRDefault="00A043A9" w:rsidP="00B21B19">
      <w:pPr>
        <w:jc w:val="both"/>
        <w:rPr>
          <w:b/>
          <w:bCs/>
          <w:sz w:val="24"/>
          <w:szCs w:val="24"/>
          <w:lang w:val="en-US" w:eastAsia="zh-CN"/>
        </w:rPr>
      </w:pPr>
    </w:p>
    <w:p w14:paraId="5CBA47FF" w14:textId="77777777" w:rsidR="002F00DF" w:rsidRDefault="002F00DF" w:rsidP="002F00DF">
      <w:pPr>
        <w:pStyle w:val="9"/>
        <w:spacing w:before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DATASET</w:t>
      </w:r>
    </w:p>
    <w:p w14:paraId="7168F0E7" w14:textId="77777777" w:rsidR="002F00DF" w:rsidRDefault="002F00DF" w:rsidP="002F00DF">
      <w:pPr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播放记录</w:t>
      </w:r>
    </w:p>
    <w:tbl>
      <w:tblPr>
        <w:tblW w:w="963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926"/>
        <w:gridCol w:w="1927"/>
        <w:gridCol w:w="1926"/>
        <w:gridCol w:w="1927"/>
        <w:gridCol w:w="1926"/>
      </w:tblGrid>
      <w:tr w:rsidR="00113769" w14:paraId="3AC78DA2" w14:textId="77777777" w:rsidTr="00422376">
        <w:trPr>
          <w:trHeight w:val="203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EEC401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2D5A8D">
              <w:rPr>
                <w:rFonts w:ascii="Times New Roman" w:eastAsia="宋体" w:hAnsi="Times New Roman" w:cs="Times New Roman"/>
                <w:sz w:val="16"/>
                <w:szCs w:val="16"/>
              </w:rPr>
              <w:t>ASSET_TYPE</w:t>
            </w:r>
          </w:p>
          <w:p w14:paraId="1FE23E65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242AEB">
              <w:rPr>
                <w:rFonts w:ascii="Times New Roman" w:eastAsia="宋体" w:hAnsi="Times New Roman" w:cs="Times New Roman" w:hint="eastAsia"/>
              </w:rPr>
              <w:t>内容编排信息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06EF9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6061BA">
              <w:rPr>
                <w:rFonts w:ascii="Times New Roman" w:eastAsia="宋体" w:hAnsi="Times New Roman" w:cs="Times New Roman"/>
                <w:sz w:val="16"/>
                <w:szCs w:val="16"/>
              </w:rPr>
              <w:t>CHAPTER</w:t>
            </w:r>
          </w:p>
          <w:p w14:paraId="6B2E2ED4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304742">
              <w:rPr>
                <w:rFonts w:ascii="Times New Roman" w:eastAsia="宋体" w:hAnsi="Times New Roman" w:cs="Times New Roman" w:hint="eastAsia"/>
              </w:rPr>
              <w:t>第几集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77C31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BE483C">
              <w:rPr>
                <w:rFonts w:ascii="Times New Roman" w:eastAsia="宋体" w:hAnsi="Times New Roman" w:cs="Times New Roman"/>
                <w:sz w:val="16"/>
                <w:szCs w:val="16"/>
              </w:rPr>
              <w:t>CODE</w:t>
            </w:r>
          </w:p>
          <w:p w14:paraId="30F44356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022CEC">
              <w:rPr>
                <w:rFonts w:ascii="Times New Roman" w:eastAsia="宋体" w:hAnsi="Times New Roman" w:cs="Times New Roman" w:hint="eastAsia"/>
              </w:rPr>
              <w:t>媒资</w:t>
            </w:r>
            <w:r w:rsidRPr="00022CEC">
              <w:rPr>
                <w:rFonts w:ascii="Times New Roman" w:eastAsia="宋体" w:hAnsi="Times New Roman" w:cs="Times New Roman" w:hint="eastAsia"/>
              </w:rPr>
              <w:t>ID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8046C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>
              <w:rPr>
                <w:rFonts w:ascii="Times New Roman" w:eastAsia="宋体" w:hAnsi="Times New Roman" w:cs="Times New Roman"/>
                <w:sz w:val="16"/>
                <w:szCs w:val="16"/>
              </w:rPr>
              <w:t>CP</w:t>
            </w:r>
          </w:p>
          <w:p w14:paraId="055E7655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022CEC">
              <w:rPr>
                <w:rFonts w:ascii="Times New Roman" w:eastAsia="宋体" w:hAnsi="Times New Roman" w:cs="Times New Roman" w:hint="eastAsia"/>
              </w:rPr>
              <w:t>内容提供商时长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E5F37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6"/>
                <w:szCs w:val="16"/>
              </w:rPr>
              <w:t>DURATION</w:t>
            </w:r>
          </w:p>
        </w:tc>
      </w:tr>
      <w:tr w:rsidR="00113769" w14:paraId="3FF1AB92" w14:textId="77777777" w:rsidTr="00422376">
        <w:tblPrEx>
          <w:shd w:val="clear" w:color="auto" w:fill="auto"/>
        </w:tblPrEx>
        <w:trPr>
          <w:trHeight w:val="241"/>
        </w:trPr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152BA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D032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D032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福建广电</w:t>
            </w:r>
            <w:r w:rsidRPr="00D032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D032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儿童</w:t>
            </w:r>
            <w:r w:rsidRPr="00D032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D032B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动画剧集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F5900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62E04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460DF7">
              <w:rPr>
                <w:rFonts w:ascii="Times New Roman" w:eastAsia="宋体" w:hAnsi="Times New Roman" w:cs="Times New Roman"/>
                <w:sz w:val="18"/>
                <w:szCs w:val="18"/>
              </w:rPr>
              <w:t>OTHE1000000001983579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02133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11E9F">
              <w:rPr>
                <w:rFonts w:ascii="Times New Roman" w:eastAsia="宋体" w:hAnsi="Times New Roman" w:cs="Times New Roman"/>
                <w:sz w:val="18"/>
                <w:szCs w:val="18"/>
              </w:rPr>
              <w:t>GZCTV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681E3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792</w:t>
            </w:r>
          </w:p>
        </w:tc>
      </w:tr>
      <w:tr w:rsidR="00113769" w14:paraId="531E126D" w14:textId="77777777" w:rsidTr="00422376">
        <w:tblPrEx>
          <w:shd w:val="clear" w:color="auto" w:fill="auto"/>
        </w:tblPrEx>
        <w:trPr>
          <w:trHeight w:val="220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FCC2B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85613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B098B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9EFE4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4C1DD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</w:tr>
      <w:tr w:rsidR="00113769" w14:paraId="3E2AD1A1" w14:textId="77777777" w:rsidTr="00422376">
        <w:trPr>
          <w:trHeight w:val="203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5C2F4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49762C">
              <w:rPr>
                <w:rFonts w:ascii="Times New Roman" w:eastAsia="宋体" w:hAnsi="Times New Roman" w:cs="Times New Roman"/>
                <w:sz w:val="16"/>
                <w:szCs w:val="16"/>
              </w:rPr>
              <w:t>ELAPSED</w:t>
            </w:r>
          </w:p>
          <w:p w14:paraId="2F04DEF0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0E3C31">
              <w:rPr>
                <w:rFonts w:ascii="Times New Roman" w:eastAsia="宋体" w:hAnsi="Times New Roman" w:cs="Times New Roman" w:hint="eastAsia"/>
              </w:rPr>
              <w:t>观看断点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95DEC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338CC">
              <w:rPr>
                <w:rFonts w:ascii="Times New Roman" w:eastAsia="宋体" w:hAnsi="Times New Roman" w:cs="Times New Roman"/>
                <w:sz w:val="16"/>
                <w:szCs w:val="16"/>
              </w:rPr>
              <w:t>ENDTIME</w:t>
            </w:r>
          </w:p>
          <w:p w14:paraId="5BC5248A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0E3C31">
              <w:rPr>
                <w:rFonts w:ascii="Times New Roman" w:eastAsia="宋体" w:hAnsi="Times New Roman" w:cs="Times New Roman" w:hint="eastAsia"/>
              </w:rPr>
              <w:t>结束观看时间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79B00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697852">
              <w:rPr>
                <w:rFonts w:ascii="Times New Roman" w:eastAsia="宋体" w:hAnsi="Times New Roman" w:cs="Times New Roman"/>
                <w:sz w:val="16"/>
                <w:szCs w:val="16"/>
              </w:rPr>
              <w:t>FOLDERCODE</w:t>
            </w:r>
          </w:p>
          <w:p w14:paraId="65A212CF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BF07EE">
              <w:rPr>
                <w:rFonts w:ascii="Times New Roman" w:eastAsia="宋体" w:hAnsi="Times New Roman" w:cs="Times New Roman" w:hint="eastAsia"/>
              </w:rPr>
              <w:t>栏目</w:t>
            </w:r>
            <w:r w:rsidRPr="00BF07EE">
              <w:rPr>
                <w:rFonts w:ascii="Times New Roman" w:eastAsia="宋体" w:hAnsi="Times New Roman" w:cs="Times New Roman" w:hint="eastAsia"/>
              </w:rPr>
              <w:t>ID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877CD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7956D5">
              <w:rPr>
                <w:rFonts w:ascii="Times New Roman" w:eastAsia="宋体" w:hAnsi="Times New Roman" w:cs="Times New Roman"/>
                <w:sz w:val="16"/>
                <w:szCs w:val="16"/>
              </w:rPr>
              <w:t>ITEMCODE</w:t>
            </w:r>
          </w:p>
          <w:p w14:paraId="60D8BCD3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F46962">
              <w:rPr>
                <w:rFonts w:ascii="Times New Roman" w:eastAsia="宋体" w:hAnsi="Times New Roman" w:cs="Times New Roman" w:hint="eastAsia"/>
              </w:rPr>
              <w:t>子集</w:t>
            </w:r>
            <w:r w:rsidRPr="00F46962">
              <w:rPr>
                <w:rFonts w:ascii="Times New Roman" w:eastAsia="宋体" w:hAnsi="Times New Roman" w:cs="Times New Roman" w:hint="eastAsia"/>
              </w:rPr>
              <w:t>ID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0E42F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00D81">
              <w:rPr>
                <w:rFonts w:ascii="Times New Roman" w:eastAsia="宋体" w:hAnsi="Times New Roman" w:cs="Times New Roman"/>
                <w:sz w:val="16"/>
                <w:szCs w:val="16"/>
              </w:rPr>
              <w:t>NAME</w:t>
            </w:r>
          </w:p>
          <w:p w14:paraId="69CED0BD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A575F">
              <w:rPr>
                <w:rFonts w:ascii="Times New Roman" w:eastAsia="宋体" w:hAnsi="Times New Roman" w:cs="Times New Roman" w:hint="eastAsia"/>
              </w:rPr>
              <w:t>内容名称</w:t>
            </w:r>
          </w:p>
        </w:tc>
      </w:tr>
      <w:tr w:rsidR="00113769" w14:paraId="7A85FC2B" w14:textId="77777777" w:rsidTr="00422376">
        <w:tblPrEx>
          <w:shd w:val="clear" w:color="auto" w:fill="auto"/>
        </w:tblPrEx>
        <w:trPr>
          <w:trHeight w:val="241"/>
        </w:trPr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8E7B5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738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DB28A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B036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01-3</w:t>
            </w:r>
            <w:r w:rsidRPr="006B036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月</w:t>
            </w:r>
            <w:r w:rsidRPr="006B036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-21 09.42.50.000000 </w:t>
            </w:r>
            <w:r w:rsidRPr="006B036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上午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74347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072AD1">
              <w:rPr>
                <w:rFonts w:ascii="Times New Roman" w:eastAsia="宋体" w:hAnsi="Times New Roman" w:cs="Times New Roman"/>
                <w:sz w:val="18"/>
                <w:szCs w:val="18"/>
              </w:rPr>
              <w:t>MANU0000000000249853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CF142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5D30A8">
              <w:rPr>
                <w:rFonts w:ascii="Times New Roman" w:eastAsia="宋体" w:hAnsi="Times New Roman" w:cs="Times New Roman"/>
                <w:sz w:val="18"/>
                <w:szCs w:val="18"/>
              </w:rPr>
              <w:t>OTHE0000000002033588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02B33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37182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猪猪侠之南海日记</w:t>
            </w:r>
            <w:r w:rsidRPr="0037182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</w:p>
        </w:tc>
      </w:tr>
      <w:tr w:rsidR="00113769" w14:paraId="24B24C89" w14:textId="77777777" w:rsidTr="00422376">
        <w:tblPrEx>
          <w:shd w:val="clear" w:color="auto" w:fill="auto"/>
        </w:tblPrEx>
        <w:trPr>
          <w:trHeight w:val="220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80A1E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8C430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B547B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4DF68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B61C3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</w:tr>
      <w:tr w:rsidR="00113769" w14:paraId="696A2A94" w14:textId="77777777" w:rsidTr="00422376">
        <w:trPr>
          <w:trHeight w:val="203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EDD50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330DB">
              <w:rPr>
                <w:rFonts w:ascii="Times New Roman" w:eastAsia="宋体" w:hAnsi="Times New Roman" w:cs="Times New Roman"/>
                <w:sz w:val="16"/>
                <w:szCs w:val="16"/>
              </w:rPr>
              <w:t>OPK</w:t>
            </w:r>
          </w:p>
          <w:p w14:paraId="0BED3316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563307">
              <w:rPr>
                <w:rFonts w:ascii="Times New Roman" w:eastAsia="宋体" w:hAnsi="Times New Roman" w:cs="Times New Roman" w:hint="eastAsia"/>
              </w:rPr>
              <w:t>区域码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D917C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B4F9B">
              <w:rPr>
                <w:rFonts w:ascii="Times New Roman" w:eastAsia="宋体" w:hAnsi="Times New Roman" w:cs="Times New Roman"/>
                <w:sz w:val="16"/>
                <w:szCs w:val="16"/>
              </w:rPr>
              <w:t>PLAYTIME</w:t>
            </w:r>
          </w:p>
          <w:p w14:paraId="5A530841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C2C6B">
              <w:rPr>
                <w:rFonts w:ascii="Times New Roman" w:eastAsia="宋体" w:hAnsi="Times New Roman" w:cs="Times New Roman" w:hint="eastAsia"/>
              </w:rPr>
              <w:t>观看时间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08705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DB4F9B">
              <w:rPr>
                <w:rFonts w:ascii="Times New Roman" w:eastAsia="宋体" w:hAnsi="Times New Roman" w:cs="Times New Roman"/>
                <w:sz w:val="16"/>
                <w:szCs w:val="16"/>
              </w:rPr>
              <w:t>PORTAL_VER</w:t>
            </w:r>
          </w:p>
          <w:p w14:paraId="7DF8A9BF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BD1A32">
              <w:rPr>
                <w:rFonts w:ascii="Times New Roman" w:eastAsia="宋体" w:hAnsi="Times New Roman" w:cs="Times New Roman" w:hint="eastAsia"/>
              </w:rPr>
              <w:t>互动版本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509E9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0C3E57">
              <w:rPr>
                <w:rFonts w:ascii="Times New Roman" w:eastAsia="宋体" w:hAnsi="Times New Roman" w:cs="Times New Roman"/>
                <w:sz w:val="16"/>
                <w:szCs w:val="16"/>
              </w:rPr>
              <w:t>PRICE</w:t>
            </w:r>
          </w:p>
          <w:p w14:paraId="3BA9FD7F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427224">
              <w:rPr>
                <w:rFonts w:ascii="Times New Roman" w:eastAsia="宋体" w:hAnsi="Times New Roman" w:cs="Times New Roman" w:hint="eastAsia"/>
              </w:rPr>
              <w:t>价格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EC06A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F11888">
              <w:rPr>
                <w:rFonts w:ascii="Times New Roman" w:eastAsia="宋体" w:hAnsi="Times New Roman" w:cs="Times New Roman"/>
                <w:sz w:val="16"/>
                <w:szCs w:val="16"/>
              </w:rPr>
              <w:t>PROVIDER_ID</w:t>
            </w:r>
          </w:p>
          <w:p w14:paraId="4AD85CBA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764F2D">
              <w:rPr>
                <w:rFonts w:ascii="Times New Roman" w:eastAsia="宋体" w:hAnsi="Times New Roman" w:cs="Times New Roman" w:hint="eastAsia"/>
              </w:rPr>
              <w:t>内容提供商</w:t>
            </w:r>
          </w:p>
        </w:tc>
      </w:tr>
      <w:tr w:rsidR="00113769" w14:paraId="7DBACA27" w14:textId="77777777" w:rsidTr="00422376">
        <w:tblPrEx>
          <w:shd w:val="clear" w:color="auto" w:fill="auto"/>
        </w:tblPrEx>
        <w:trPr>
          <w:trHeight w:val="241"/>
        </w:trPr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055E5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BFBC6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B3678E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01-3</w:t>
            </w:r>
            <w:r w:rsidRPr="00B3678E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月</w:t>
            </w:r>
            <w:r w:rsidRPr="00B3678E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-21 09.36.19.154000 </w:t>
            </w:r>
            <w:r w:rsidRPr="00B3678E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上午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69CA4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4B3CC4">
              <w:rPr>
                <w:rFonts w:ascii="Times New Roman" w:eastAsia="宋体" w:hAnsi="Times New Roman" w:cs="Times New Roman"/>
                <w:sz w:val="18"/>
                <w:szCs w:val="18"/>
              </w:rPr>
              <w:t>home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424E1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7BBC3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5644CD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华视网聚</w:t>
            </w:r>
          </w:p>
        </w:tc>
      </w:tr>
      <w:tr w:rsidR="00113769" w14:paraId="5A1CA293" w14:textId="77777777" w:rsidTr="00422376">
        <w:tblPrEx>
          <w:shd w:val="clear" w:color="auto" w:fill="auto"/>
        </w:tblPrEx>
        <w:trPr>
          <w:trHeight w:val="220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A41B8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7EA84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C860C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F5EC3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F347F7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</w:tr>
      <w:tr w:rsidR="00113769" w14:paraId="3B0B3461" w14:textId="77777777" w:rsidTr="00422376">
        <w:trPr>
          <w:trHeight w:val="203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5C50F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46726C">
              <w:rPr>
                <w:rFonts w:ascii="Times New Roman" w:eastAsia="宋体" w:hAnsi="Times New Roman" w:cs="Times New Roman"/>
                <w:sz w:val="16"/>
                <w:szCs w:val="16"/>
              </w:rPr>
              <w:t>SHOW_TYPE</w:t>
            </w:r>
          </w:p>
          <w:p w14:paraId="67B59A40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DF06BB">
              <w:rPr>
                <w:rFonts w:ascii="Times New Roman" w:eastAsia="宋体" w:hAnsi="Times New Roman" w:cs="Times New Roman" w:hint="eastAsia"/>
              </w:rPr>
              <w:t>内容类型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B863B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005A59">
              <w:rPr>
                <w:rFonts w:ascii="Times New Roman" w:eastAsia="宋体" w:hAnsi="Times New Roman" w:cs="Times New Roman"/>
                <w:sz w:val="16"/>
                <w:szCs w:val="16"/>
              </w:rPr>
              <w:t>VIRTUAL_OPK</w:t>
            </w:r>
          </w:p>
          <w:p w14:paraId="32895E60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3E2793">
              <w:rPr>
                <w:rFonts w:ascii="Times New Roman" w:eastAsia="宋体" w:hAnsi="Times New Roman" w:cs="Times New Roman" w:hint="eastAsia"/>
              </w:rPr>
              <w:t>虚拟区域码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653A7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141519">
              <w:rPr>
                <w:rFonts w:ascii="Times New Roman" w:eastAsia="宋体" w:hAnsi="Times New Roman" w:cs="Times New Roman"/>
                <w:sz w:val="16"/>
                <w:szCs w:val="16"/>
              </w:rPr>
              <w:t>WATCHTIME</w:t>
            </w:r>
          </w:p>
          <w:p w14:paraId="36F41226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110CD0">
              <w:rPr>
                <w:rFonts w:ascii="Times New Roman" w:eastAsia="宋体" w:hAnsi="Times New Roman" w:cs="Times New Roman" w:hint="eastAsia"/>
              </w:rPr>
              <w:t>观看总时长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90589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675D0C">
              <w:rPr>
                <w:rFonts w:ascii="Times New Roman" w:eastAsia="宋体" w:hAnsi="Times New Roman" w:cs="Times New Roman"/>
                <w:sz w:val="16"/>
                <w:szCs w:val="16"/>
              </w:rPr>
              <w:t>STBID</w:t>
            </w:r>
          </w:p>
          <w:p w14:paraId="7406286A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A85F44">
              <w:rPr>
                <w:rFonts w:ascii="Times New Roman" w:eastAsia="宋体" w:hAnsi="Times New Roman" w:cs="Times New Roman" w:hint="eastAsia"/>
              </w:rPr>
              <w:t>智能卡号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96DEF" w14:textId="77777777" w:rsidR="00113769" w:rsidRDefault="00113769" w:rsidP="00422376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13769" w14:paraId="21AFA457" w14:textId="77777777" w:rsidTr="00422376">
        <w:tblPrEx>
          <w:shd w:val="clear" w:color="auto" w:fill="auto"/>
        </w:tblPrEx>
        <w:trPr>
          <w:trHeight w:val="241"/>
        </w:trPr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E53CD0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ACDA7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-1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0748E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391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D45336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EA43D3">
              <w:rPr>
                <w:rFonts w:ascii="Times New Roman" w:eastAsia="宋体" w:hAnsi="Times New Roman" w:cs="Times New Roman"/>
                <w:sz w:val="18"/>
                <w:szCs w:val="18"/>
              </w:rPr>
              <w:t>8595100000000000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92079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113769" w14:paraId="74C890C6" w14:textId="77777777" w:rsidTr="00422376">
        <w:tblPrEx>
          <w:shd w:val="clear" w:color="auto" w:fill="auto"/>
        </w:tblPrEx>
        <w:trPr>
          <w:trHeight w:val="220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06409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AA395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25DB4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17C50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ACC32" w14:textId="77777777" w:rsidR="00113769" w:rsidRDefault="00113769" w:rsidP="00422376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4D66EA73" w14:textId="77777777" w:rsidR="002F00DF" w:rsidRDefault="00371984" w:rsidP="002F00DF">
      <w:pPr>
        <w:numPr>
          <w:ilvl w:val="0"/>
          <w:numId w:val="42"/>
        </w:numPr>
        <w:rPr>
          <w:lang w:eastAsia="zh-CN"/>
        </w:rPr>
      </w:pPr>
      <w:r>
        <w:rPr>
          <w:rFonts w:hint="eastAsia"/>
          <w:lang w:eastAsia="zh-CN"/>
        </w:rPr>
        <w:t>同洲媒资库（影视）</w:t>
      </w:r>
    </w:p>
    <w:tbl>
      <w:tblPr>
        <w:tblW w:w="963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926"/>
        <w:gridCol w:w="1927"/>
        <w:gridCol w:w="1926"/>
        <w:gridCol w:w="1927"/>
        <w:gridCol w:w="1926"/>
      </w:tblGrid>
      <w:tr w:rsidR="0001366B" w14:paraId="65AFEEE8" w14:textId="77777777" w:rsidTr="00DA347D">
        <w:trPr>
          <w:trHeight w:val="203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D14A0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244437">
              <w:rPr>
                <w:rFonts w:ascii="Times New Roman" w:eastAsia="宋体" w:hAnsi="Times New Roman" w:cs="Times New Roman"/>
                <w:sz w:val="16"/>
                <w:szCs w:val="16"/>
              </w:rPr>
              <w:lastRenderedPageBreak/>
              <w:t>ACTORS_DISPLAY</w:t>
            </w:r>
          </w:p>
          <w:p w14:paraId="424CDF3E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42246D">
              <w:rPr>
                <w:rFonts w:ascii="Times New Roman" w:eastAsia="宋体" w:hAnsi="Times New Roman" w:cs="Times New Roman" w:hint="eastAsia"/>
              </w:rPr>
              <w:t>演员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D324E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0D205B">
              <w:rPr>
                <w:rFonts w:ascii="Times New Roman" w:eastAsia="宋体" w:hAnsi="Times New Roman" w:cs="Times New Roman"/>
                <w:sz w:val="16"/>
                <w:szCs w:val="16"/>
              </w:rPr>
              <w:t>ASSET_ID</w:t>
            </w:r>
          </w:p>
          <w:p w14:paraId="6D1FA7F6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CA1968">
              <w:rPr>
                <w:rFonts w:ascii="Times New Roman" w:eastAsia="宋体" w:hAnsi="Times New Roman" w:cs="Times New Roman" w:hint="eastAsia"/>
              </w:rPr>
              <w:t>内容</w:t>
            </w:r>
            <w:r w:rsidRPr="00CA1968">
              <w:rPr>
                <w:rFonts w:ascii="Times New Roman" w:eastAsia="宋体" w:hAnsi="Times New Roman" w:cs="Times New Roman" w:hint="eastAsia"/>
              </w:rPr>
              <w:t>ID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B6919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B3658B">
              <w:rPr>
                <w:rFonts w:ascii="Times New Roman" w:eastAsia="宋体" w:hAnsi="Times New Roman" w:cs="Times New Roman"/>
                <w:sz w:val="16"/>
                <w:szCs w:val="16"/>
              </w:rPr>
              <w:t>ASSET_TYPE</w:t>
            </w:r>
          </w:p>
          <w:p w14:paraId="037BD11B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04D15">
              <w:rPr>
                <w:rFonts w:ascii="Times New Roman" w:eastAsia="宋体" w:hAnsi="Times New Roman" w:cs="Times New Roman" w:hint="eastAsia"/>
              </w:rPr>
              <w:t>内容编排信息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1B760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9A0263">
              <w:rPr>
                <w:rFonts w:ascii="Times New Roman" w:eastAsia="宋体" w:hAnsi="Times New Roman" w:cs="Times New Roman"/>
                <w:sz w:val="16"/>
                <w:szCs w:val="16"/>
              </w:rPr>
              <w:t>CHAPTER</w:t>
            </w:r>
          </w:p>
          <w:p w14:paraId="02B4AB0E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9A0263">
              <w:rPr>
                <w:rFonts w:ascii="Times New Roman" w:eastAsia="宋体" w:hAnsi="Times New Roman" w:cs="Times New Roman" w:hint="eastAsia"/>
              </w:rPr>
              <w:t>集数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2EF02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C978A7">
              <w:rPr>
                <w:rFonts w:ascii="Times New Roman" w:eastAsia="宋体" w:hAnsi="Times New Roman" w:cs="Times New Roman"/>
                <w:sz w:val="16"/>
                <w:szCs w:val="16"/>
              </w:rPr>
              <w:t>DIRECTOR</w:t>
            </w:r>
          </w:p>
          <w:p w14:paraId="3967FF0A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C978A7">
              <w:rPr>
                <w:rFonts w:ascii="Times New Roman" w:eastAsia="宋体" w:hAnsi="Times New Roman" w:cs="Times New Roman" w:hint="eastAsia"/>
              </w:rPr>
              <w:t>导演</w:t>
            </w:r>
          </w:p>
        </w:tc>
      </w:tr>
      <w:tr w:rsidR="0001366B" w14:paraId="2856241B" w14:textId="77777777" w:rsidTr="00DA347D">
        <w:tblPrEx>
          <w:shd w:val="clear" w:color="auto" w:fill="auto"/>
        </w:tblPrEx>
        <w:trPr>
          <w:trHeight w:val="241"/>
        </w:trPr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D370A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8770B6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乐迪</w:t>
            </w:r>
            <w:r w:rsidRPr="008770B6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</w:t>
            </w:r>
            <w:r w:rsidRPr="008770B6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小爱</w:t>
            </w:r>
            <w:r w:rsidRPr="008770B6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,</w:t>
            </w:r>
            <w:r w:rsidRPr="008770B6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酷飞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53EAB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3318D6">
              <w:rPr>
                <w:rFonts w:ascii="Times New Roman" w:eastAsia="宋体" w:hAnsi="Times New Roman" w:cs="Times New Roman"/>
                <w:sz w:val="18"/>
                <w:szCs w:val="18"/>
              </w:rPr>
              <w:t>OTHE1000000001967919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A1FD43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55DB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655DB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福建广电</w:t>
            </w:r>
            <w:r w:rsidRPr="00655DB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655DB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儿童</w:t>
            </w:r>
            <w:r w:rsidRPr="00655DB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/</w:t>
            </w:r>
            <w:r w:rsidRPr="00655DB8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动漫剧集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DD6B1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23EF5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CF3BC2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佚名</w:t>
            </w:r>
          </w:p>
        </w:tc>
      </w:tr>
      <w:tr w:rsidR="0001366B" w14:paraId="265B9EAE" w14:textId="77777777" w:rsidTr="00DA347D">
        <w:tblPrEx>
          <w:shd w:val="clear" w:color="auto" w:fill="auto"/>
        </w:tblPrEx>
        <w:trPr>
          <w:trHeight w:val="220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3F741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12B1E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FE1B6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2C55A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9FD69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</w:tr>
      <w:tr w:rsidR="0001366B" w14:paraId="227C41CF" w14:textId="77777777" w:rsidTr="00DA347D">
        <w:trPr>
          <w:trHeight w:val="203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34484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F20692">
              <w:rPr>
                <w:rFonts w:ascii="Times New Roman" w:eastAsia="宋体" w:hAnsi="Times New Roman" w:cs="Times New Roman"/>
                <w:sz w:val="16"/>
                <w:szCs w:val="16"/>
              </w:rPr>
              <w:t>DISPLAY_RUN_TIME</w:t>
            </w:r>
          </w:p>
          <w:p w14:paraId="60C8447B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B61A4A">
              <w:rPr>
                <w:rFonts w:ascii="Times New Roman" w:eastAsia="宋体" w:hAnsi="Times New Roman" w:cs="Times New Roman" w:hint="eastAsia"/>
              </w:rPr>
              <w:t>时长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81C4A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A31D0E">
              <w:rPr>
                <w:rFonts w:ascii="Times New Roman" w:eastAsia="宋体" w:hAnsi="Times New Roman" w:cs="Times New Roman"/>
                <w:sz w:val="16"/>
                <w:szCs w:val="16"/>
              </w:rPr>
              <w:t>END_DATE_TIME</w:t>
            </w:r>
          </w:p>
          <w:p w14:paraId="32623B85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374D8C">
              <w:rPr>
                <w:rFonts w:ascii="Times New Roman" w:eastAsia="宋体" w:hAnsi="Times New Roman" w:cs="Times New Roman" w:hint="eastAsia"/>
              </w:rPr>
              <w:t>版权到期时间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221DF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87585D">
              <w:rPr>
                <w:rFonts w:ascii="Times New Roman" w:eastAsia="宋体" w:hAnsi="Times New Roman" w:cs="Times New Roman"/>
                <w:sz w:val="16"/>
                <w:szCs w:val="16"/>
              </w:rPr>
              <w:t>FOLDER_ASSET_ID</w:t>
            </w:r>
          </w:p>
          <w:p w14:paraId="6A2A6FEE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BF07EE">
              <w:rPr>
                <w:rFonts w:ascii="Times New Roman" w:eastAsia="宋体" w:hAnsi="Times New Roman" w:cs="Times New Roman" w:hint="eastAsia"/>
              </w:rPr>
              <w:t>栏目</w:t>
            </w:r>
            <w:r w:rsidRPr="00BF07EE">
              <w:rPr>
                <w:rFonts w:ascii="Times New Roman" w:eastAsia="宋体" w:hAnsi="Times New Roman" w:cs="Times New Roman" w:hint="eastAsia"/>
              </w:rPr>
              <w:t>ID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4EA7A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5931B6">
              <w:rPr>
                <w:rFonts w:ascii="Times New Roman" w:eastAsia="宋体" w:hAnsi="Times New Roman" w:cs="Times New Roman"/>
                <w:sz w:val="16"/>
                <w:szCs w:val="16"/>
              </w:rPr>
              <w:t>FOLDER_NAME</w:t>
            </w:r>
          </w:p>
          <w:p w14:paraId="3274558A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43087A">
              <w:rPr>
                <w:rFonts w:ascii="Times New Roman" w:eastAsia="宋体" w:hAnsi="Times New Roman" w:cs="Times New Roman" w:hint="eastAsia"/>
              </w:rPr>
              <w:t>栏目名称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2557E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956677">
              <w:rPr>
                <w:rFonts w:ascii="Times New Roman" w:eastAsia="宋体" w:hAnsi="Times New Roman" w:cs="Times New Roman"/>
                <w:sz w:val="16"/>
                <w:szCs w:val="16"/>
              </w:rPr>
              <w:t>IS_PACKAGE</w:t>
            </w:r>
          </w:p>
          <w:p w14:paraId="58968BC1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187B90">
              <w:rPr>
                <w:rFonts w:ascii="Times New Roman" w:eastAsia="宋体" w:hAnsi="Times New Roman" w:cs="Times New Roman" w:hint="eastAsia"/>
              </w:rPr>
              <w:t>是否媒资包</w:t>
            </w:r>
          </w:p>
        </w:tc>
      </w:tr>
      <w:tr w:rsidR="0001366B" w14:paraId="13587D97" w14:textId="77777777" w:rsidTr="00DA347D">
        <w:tblPrEx>
          <w:shd w:val="clear" w:color="auto" w:fill="auto"/>
        </w:tblPrEx>
        <w:trPr>
          <w:trHeight w:val="241"/>
        </w:trPr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55BBF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D750B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00BD9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072AD1">
              <w:rPr>
                <w:rFonts w:ascii="Times New Roman" w:eastAsia="宋体" w:hAnsi="Times New Roman" w:cs="Times New Roman"/>
                <w:sz w:val="18"/>
                <w:szCs w:val="18"/>
              </w:rPr>
              <w:t>MANU0000000000249853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37068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5574E4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3</w:t>
            </w:r>
            <w:r w:rsidRPr="005574E4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至</w:t>
            </w:r>
            <w:r w:rsidRPr="005574E4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6</w:t>
            </w:r>
            <w:r w:rsidRPr="005574E4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岁幼教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C00D2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371827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1</w:t>
            </w:r>
          </w:p>
        </w:tc>
      </w:tr>
      <w:tr w:rsidR="0001366B" w14:paraId="5B02E3D9" w14:textId="77777777" w:rsidTr="00DA347D">
        <w:tblPrEx>
          <w:shd w:val="clear" w:color="auto" w:fill="auto"/>
        </w:tblPrEx>
        <w:trPr>
          <w:trHeight w:val="220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6C2BA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92E3C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FBDBD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EE4EF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18687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</w:tr>
      <w:tr w:rsidR="0001366B" w14:paraId="708CC4CB" w14:textId="77777777" w:rsidTr="00DA347D">
        <w:trPr>
          <w:trHeight w:val="203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BF0DF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C243D5">
              <w:rPr>
                <w:rFonts w:ascii="Times New Roman" w:eastAsia="宋体" w:hAnsi="Times New Roman" w:cs="Times New Roman"/>
                <w:sz w:val="16"/>
                <w:szCs w:val="16"/>
              </w:rPr>
              <w:t>ORDER_NUMBER</w:t>
            </w:r>
          </w:p>
          <w:p w14:paraId="2E846A36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331BD">
              <w:rPr>
                <w:rFonts w:ascii="Times New Roman" w:eastAsia="宋体" w:hAnsi="Times New Roman" w:cs="Times New Roman" w:hint="eastAsia"/>
              </w:rPr>
              <w:t>排序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EB733C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1520C6">
              <w:rPr>
                <w:rFonts w:ascii="Times New Roman" w:eastAsia="宋体" w:hAnsi="Times New Roman" w:cs="Times New Roman"/>
                <w:sz w:val="16"/>
                <w:szCs w:val="16"/>
              </w:rPr>
              <w:t>ORIGIN_NAME</w:t>
            </w:r>
          </w:p>
          <w:p w14:paraId="6BB08190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91A88">
              <w:rPr>
                <w:rFonts w:ascii="Times New Roman" w:eastAsia="宋体" w:hAnsi="Times New Roman" w:cs="Times New Roman" w:hint="eastAsia"/>
              </w:rPr>
              <w:t>区域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75710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9D5547">
              <w:rPr>
                <w:rFonts w:ascii="Times New Roman" w:eastAsia="宋体" w:hAnsi="Times New Roman" w:cs="Times New Roman"/>
                <w:sz w:val="16"/>
                <w:szCs w:val="16"/>
              </w:rPr>
              <w:t>PREVIEW_ASSET_ID</w:t>
            </w:r>
          </w:p>
          <w:p w14:paraId="3083F46E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9D5547">
              <w:rPr>
                <w:rFonts w:ascii="Times New Roman" w:eastAsia="宋体" w:hAnsi="Times New Roman" w:cs="Times New Roman" w:hint="eastAsia"/>
              </w:rPr>
              <w:t>预览内容</w:t>
            </w:r>
            <w:r w:rsidRPr="009D5547">
              <w:rPr>
                <w:rFonts w:ascii="Times New Roman" w:eastAsia="宋体" w:hAnsi="Times New Roman" w:cs="Times New Roman" w:hint="eastAsia"/>
              </w:rPr>
              <w:t>ID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4DDED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1D2866">
              <w:rPr>
                <w:rFonts w:ascii="Times New Roman" w:eastAsia="宋体" w:hAnsi="Times New Roman" w:cs="Times New Roman"/>
                <w:sz w:val="16"/>
                <w:szCs w:val="16"/>
              </w:rPr>
              <w:t>PUBLISH_DATE</w:t>
            </w:r>
          </w:p>
          <w:p w14:paraId="5A02AF41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1D2866">
              <w:rPr>
                <w:rFonts w:ascii="Times New Roman" w:eastAsia="宋体" w:hAnsi="Times New Roman" w:cs="Times New Roman" w:hint="eastAsia"/>
              </w:rPr>
              <w:t>内容发布日期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A2881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336E2D">
              <w:rPr>
                <w:rFonts w:ascii="Times New Roman" w:eastAsia="宋体" w:hAnsi="Times New Roman" w:cs="Times New Roman"/>
                <w:sz w:val="16"/>
                <w:szCs w:val="16"/>
              </w:rPr>
              <w:t>RUNTIME</w:t>
            </w:r>
          </w:p>
          <w:p w14:paraId="04C0B92E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336E2D">
              <w:rPr>
                <w:rFonts w:ascii="Times New Roman" w:eastAsia="宋体" w:hAnsi="Times New Roman" w:cs="Times New Roman" w:hint="eastAsia"/>
              </w:rPr>
              <w:t>总时长</w:t>
            </w:r>
          </w:p>
        </w:tc>
      </w:tr>
      <w:tr w:rsidR="0001366B" w14:paraId="7AF76305" w14:textId="77777777" w:rsidTr="00DA347D">
        <w:tblPrEx>
          <w:shd w:val="clear" w:color="auto" w:fill="auto"/>
        </w:tblPrEx>
        <w:trPr>
          <w:trHeight w:val="241"/>
        </w:trPr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68A98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CC665F">
              <w:rPr>
                <w:rFonts w:ascii="Times New Roman" w:eastAsia="宋体" w:hAnsi="Times New Roman" w:cs="Times New Roman"/>
              </w:rPr>
              <w:t>9999939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FC3F4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B4EB4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中国内地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D6691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A09E0">
              <w:rPr>
                <w:rFonts w:ascii="Times New Roman" w:eastAsia="宋体" w:hAnsi="Times New Roman" w:cs="Times New Roman"/>
                <w:sz w:val="18"/>
                <w:szCs w:val="18"/>
              </w:rPr>
              <w:t>OTHE1000000001967919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4BD7D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C14229">
              <w:rPr>
                <w:rFonts w:ascii="Times New Roman" w:eastAsia="宋体" w:hAnsi="Times New Roman" w:cs="Times New Roman"/>
              </w:rPr>
              <w:t>2020/10/2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64524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01366B" w14:paraId="1C6A9AB6" w14:textId="77777777" w:rsidTr="00DA347D">
        <w:tblPrEx>
          <w:shd w:val="clear" w:color="auto" w:fill="auto"/>
        </w:tblPrEx>
        <w:trPr>
          <w:trHeight w:val="220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EBB36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10553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5FA9E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C8BD1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C93AF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</w:tr>
      <w:tr w:rsidR="0001366B" w14:paraId="68B1CB29" w14:textId="77777777" w:rsidTr="00DA347D">
        <w:trPr>
          <w:trHeight w:val="203"/>
          <w:tblHeader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DEE97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46726C">
              <w:rPr>
                <w:rFonts w:ascii="Times New Roman" w:eastAsia="宋体" w:hAnsi="Times New Roman" w:cs="Times New Roman"/>
                <w:sz w:val="16"/>
                <w:szCs w:val="16"/>
              </w:rPr>
              <w:t>SHOW_TYPE</w:t>
            </w:r>
          </w:p>
          <w:p w14:paraId="5176F2B8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DF06BB">
              <w:rPr>
                <w:rFonts w:ascii="Times New Roman" w:eastAsia="宋体" w:hAnsi="Times New Roman" w:cs="Times New Roman" w:hint="eastAsia"/>
              </w:rPr>
              <w:t>内容类型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A4AD8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6D2495">
              <w:rPr>
                <w:rFonts w:ascii="Times New Roman" w:eastAsia="宋体" w:hAnsi="Times New Roman" w:cs="Times New Roman"/>
                <w:sz w:val="16"/>
                <w:szCs w:val="16"/>
              </w:rPr>
              <w:t>SUMMAR_MEDIUM</w:t>
            </w:r>
          </w:p>
          <w:p w14:paraId="4C261DAE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4703BC">
              <w:rPr>
                <w:rFonts w:ascii="Times New Roman" w:eastAsia="宋体" w:hAnsi="Times New Roman" w:cs="Times New Roman" w:hint="eastAsia"/>
              </w:rPr>
              <w:t>简介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D748D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E94CCE">
              <w:rPr>
                <w:rFonts w:ascii="Times New Roman" w:eastAsia="宋体" w:hAnsi="Times New Roman" w:cs="Times New Roman"/>
                <w:sz w:val="16"/>
                <w:szCs w:val="16"/>
              </w:rPr>
              <w:t>TITLE_BRIEF</w:t>
            </w:r>
          </w:p>
          <w:p w14:paraId="4F7D24FB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E94CCE">
              <w:rPr>
                <w:rFonts w:ascii="Times New Roman" w:eastAsia="宋体" w:hAnsi="Times New Roman" w:cs="Times New Roman" w:hint="eastAsia"/>
              </w:rPr>
              <w:t>内容名称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0906C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  <w:sz w:val="16"/>
                <w:szCs w:val="16"/>
              </w:rPr>
            </w:pPr>
            <w:r w:rsidRPr="00F55A59">
              <w:rPr>
                <w:rFonts w:ascii="Times New Roman" w:eastAsia="宋体" w:hAnsi="Times New Roman" w:cs="Times New Roman"/>
                <w:sz w:val="16"/>
                <w:szCs w:val="16"/>
              </w:rPr>
              <w:t>YEAR</w:t>
            </w:r>
          </w:p>
          <w:p w14:paraId="23B12D8B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707CC7">
              <w:rPr>
                <w:rFonts w:ascii="Times New Roman" w:eastAsia="宋体" w:hAnsi="Times New Roman" w:cs="Times New Roman" w:hint="eastAsia"/>
              </w:rPr>
              <w:t>年代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CEAB6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CP</w:t>
            </w:r>
          </w:p>
          <w:p w14:paraId="59353151" w14:textId="77777777" w:rsidR="0001366B" w:rsidRDefault="0001366B" w:rsidP="00DA347D">
            <w:pPr>
              <w:pStyle w:val="10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1697D">
              <w:rPr>
                <w:rFonts w:ascii="Times New Roman" w:eastAsia="宋体" w:hAnsi="Times New Roman" w:cs="Times New Roman" w:hint="eastAsia"/>
              </w:rPr>
              <w:t>内容提供商</w:t>
            </w:r>
          </w:p>
        </w:tc>
      </w:tr>
      <w:tr w:rsidR="0001366B" w14:paraId="63D40ABD" w14:textId="77777777" w:rsidTr="00DA347D">
        <w:tblPrEx>
          <w:shd w:val="clear" w:color="auto" w:fill="auto"/>
        </w:tblPrEx>
        <w:trPr>
          <w:trHeight w:val="241"/>
        </w:trPr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CBE2D4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986F4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4703B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超级飞侠们被中国各种文化深深吸引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B115C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591656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超级飞侠看中国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5E4A4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F55A59">
              <w:rPr>
                <w:rFonts w:ascii="Times New Roman" w:eastAsia="宋体" w:hAnsi="Times New Roman" w:cs="Times New Roman"/>
                <w:sz w:val="18"/>
                <w:szCs w:val="18"/>
              </w:rPr>
              <w:t>2020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148D5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 w:rsidRPr="0061697D">
              <w:rPr>
                <w:rFonts w:ascii="Times New Roman" w:eastAsia="宋体" w:hAnsi="Times New Roman" w:cs="Times New Roman" w:hint="eastAsia"/>
              </w:rPr>
              <w:t>芒果专区</w:t>
            </w:r>
          </w:p>
        </w:tc>
      </w:tr>
      <w:tr w:rsidR="0001366B" w14:paraId="1EF727DF" w14:textId="77777777" w:rsidTr="00DA347D">
        <w:tblPrEx>
          <w:shd w:val="clear" w:color="auto" w:fill="auto"/>
        </w:tblPrEx>
        <w:trPr>
          <w:trHeight w:val="220"/>
        </w:trPr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CDC23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5FEA2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6777B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24915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1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A623A" w14:textId="77777777" w:rsidR="0001366B" w:rsidRDefault="0001366B" w:rsidP="00DA347D">
            <w:pPr>
              <w:pStyle w:val="22"/>
              <w:framePr w:wrap="auto"/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0AC15B40" w14:textId="77777777" w:rsidR="0001366B" w:rsidRDefault="0001366B" w:rsidP="0001366B">
      <w:pPr>
        <w:rPr>
          <w:rFonts w:hint="eastAsia"/>
          <w:lang w:eastAsia="zh-CN"/>
        </w:rPr>
      </w:pPr>
    </w:p>
    <w:sectPr w:rsidR="0001366B">
      <w:headerReference w:type="default" r:id="rId16"/>
      <w:footerReference w:type="default" r:id="rId17"/>
      <w:pgSz w:w="11909" w:h="16834" w:code="9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BDBF0" w14:textId="77777777" w:rsidR="00B56266" w:rsidRDefault="00B56266">
      <w:r>
        <w:separator/>
      </w:r>
    </w:p>
  </w:endnote>
  <w:endnote w:type="continuationSeparator" w:id="0">
    <w:p w14:paraId="4AE15687" w14:textId="77777777" w:rsidR="00B56266" w:rsidRDefault="00B56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Sylfaen"/>
    <w:charset w:val="00"/>
    <w:family w:val="auto"/>
    <w:pitch w:val="default"/>
    <w:sig w:usb0="E50002FF" w:usb1="500079DB" w:usb2="00000010" w:usb3="00000000" w:csb0="0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2A35E" w14:textId="77777777" w:rsidR="002718BD" w:rsidRDefault="002718BD">
    <w:pPr>
      <w:pStyle w:val="a4"/>
    </w:pPr>
    <w:r>
      <w:tab/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9F6669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74F0B" w14:textId="77777777" w:rsidR="00B56266" w:rsidRDefault="00B56266">
      <w:r>
        <w:separator/>
      </w:r>
    </w:p>
  </w:footnote>
  <w:footnote w:type="continuationSeparator" w:id="0">
    <w:p w14:paraId="579E54DB" w14:textId="77777777" w:rsidR="00B56266" w:rsidRDefault="00B562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CE37A" w14:textId="77777777" w:rsidR="002718BD" w:rsidRDefault="002718BD">
    <w:pPr>
      <w:pStyle w:val="a3"/>
      <w:rPr>
        <w:i/>
        <w:iCs/>
        <w:color w:val="C0C0C0"/>
        <w:sz w:val="28"/>
      </w:rPr>
    </w:pPr>
    <w:r>
      <w:rPr>
        <w:rFonts w:hint="eastAsia"/>
        <w:i/>
        <w:iCs/>
        <w:color w:val="C0C0C0"/>
        <w:lang w:eastAsia="zh-CN"/>
      </w:rPr>
      <w:t>M</w:t>
    </w:r>
    <w:r w:rsidRPr="001767A3">
      <w:rPr>
        <w:i/>
        <w:iCs/>
        <w:color w:val="C0C0C0"/>
      </w:rPr>
      <w:t xml:space="preserve">Sc (Hons) </w:t>
    </w:r>
    <w:r>
      <w:rPr>
        <w:i/>
        <w:iCs/>
        <w:color w:val="C0C0C0"/>
      </w:rPr>
      <w:t>Software Engineering</w:t>
    </w:r>
    <w:r w:rsidRPr="001767A3">
      <w:rPr>
        <w:i/>
        <w:iCs/>
        <w:color w:val="C0C0C0"/>
      </w:rPr>
      <w:t xml:space="preserve">_ </w:t>
    </w:r>
    <w:r>
      <w:rPr>
        <w:i/>
        <w:iCs/>
        <w:color w:val="C0C0C0"/>
      </w:rPr>
      <w:t>Software testing</w:t>
    </w:r>
    <w:r w:rsidRPr="001767A3">
      <w:rPr>
        <w:i/>
        <w:iCs/>
        <w:color w:val="C0C0C0"/>
      </w:rPr>
      <w:tab/>
      <w:t xml:space="preserve"> </w:t>
    </w:r>
    <w:r>
      <w:rPr>
        <w:i/>
        <w:iCs/>
        <w:color w:val="C0C0C0"/>
        <w:sz w:val="28"/>
      </w:rPr>
      <w:t xml:space="preserve">           </w:t>
    </w:r>
    <w:r>
      <w:rPr>
        <w:color w:val="C0C0C0"/>
        <w:sz w:val="24"/>
      </w:rPr>
      <w:t xml:space="preserve"> </w:t>
    </w:r>
    <w:r w:rsidRPr="001767A3">
      <w:rPr>
        <w:color w:val="C0C0C0"/>
      </w:rPr>
      <w:fldChar w:fldCharType="begin"/>
    </w:r>
    <w:r w:rsidRPr="001767A3">
      <w:rPr>
        <w:color w:val="C0C0C0"/>
        <w:lang w:val="en-US"/>
      </w:rPr>
      <w:instrText xml:space="preserve"> DATE \@ "dd/MM/yy" </w:instrText>
    </w:r>
    <w:r w:rsidRPr="001767A3">
      <w:rPr>
        <w:color w:val="C0C0C0"/>
      </w:rPr>
      <w:fldChar w:fldCharType="separate"/>
    </w:r>
    <w:ins w:id="2" w:author="朱 明志" w:date="2021-05-18T10:40:00Z">
      <w:r w:rsidR="00386CDD">
        <w:rPr>
          <w:noProof/>
          <w:color w:val="C0C0C0"/>
          <w:lang w:val="en-US"/>
        </w:rPr>
        <w:t>18/05/21</w:t>
      </w:r>
    </w:ins>
    <w:del w:id="3" w:author="朱 明志" w:date="2021-05-18T10:40:00Z">
      <w:r w:rsidR="004B1746" w:rsidDel="00386CDD">
        <w:rPr>
          <w:noProof/>
          <w:color w:val="C0C0C0"/>
          <w:lang w:val="en-US"/>
        </w:rPr>
        <w:delText>17/05/21</w:delText>
      </w:r>
    </w:del>
    <w:r w:rsidRPr="001767A3">
      <w:rPr>
        <w:color w:val="C0C0C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5FCAC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6C3132F"/>
    <w:multiLevelType w:val="hybridMultilevel"/>
    <w:tmpl w:val="673A7A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666C2"/>
    <w:multiLevelType w:val="multilevel"/>
    <w:tmpl w:val="CD06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41190B"/>
    <w:multiLevelType w:val="multilevel"/>
    <w:tmpl w:val="56B24B6C"/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1A21B17"/>
    <w:multiLevelType w:val="hybridMultilevel"/>
    <w:tmpl w:val="07DE4744"/>
    <w:lvl w:ilvl="0" w:tplc="D3C6E89A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6F02406"/>
    <w:multiLevelType w:val="hybridMultilevel"/>
    <w:tmpl w:val="6622A916"/>
    <w:lvl w:ilvl="0" w:tplc="D7544196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8F5C9B"/>
    <w:multiLevelType w:val="hybridMultilevel"/>
    <w:tmpl w:val="CBFC3124"/>
    <w:lvl w:ilvl="0" w:tplc="E918C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6371C1"/>
    <w:multiLevelType w:val="hybridMultilevel"/>
    <w:tmpl w:val="3D16FE88"/>
    <w:lvl w:ilvl="0" w:tplc="C164C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837DF9"/>
    <w:multiLevelType w:val="hybridMultilevel"/>
    <w:tmpl w:val="20AA8180"/>
    <w:lvl w:ilvl="0" w:tplc="EE749E94">
      <w:start w:val="1"/>
      <w:numFmt w:val="decimal"/>
      <w:lvlText w:val="%1、"/>
      <w:lvlJc w:val="left"/>
      <w:pPr>
        <w:ind w:left="370" w:hanging="37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F592214"/>
    <w:multiLevelType w:val="hybridMultilevel"/>
    <w:tmpl w:val="7BB2CF32"/>
    <w:lvl w:ilvl="0" w:tplc="FE06E14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B5C9B"/>
    <w:multiLevelType w:val="hybridMultilevel"/>
    <w:tmpl w:val="CCDA75BA"/>
    <w:lvl w:ilvl="0" w:tplc="90208C5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BF39DD"/>
    <w:multiLevelType w:val="hybridMultilevel"/>
    <w:tmpl w:val="B15EE700"/>
    <w:lvl w:ilvl="0" w:tplc="04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9FA6108"/>
    <w:multiLevelType w:val="multilevel"/>
    <w:tmpl w:val="07DE4744"/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A853775"/>
    <w:multiLevelType w:val="hybridMultilevel"/>
    <w:tmpl w:val="63DA2D5E"/>
    <w:lvl w:ilvl="0" w:tplc="D3C6E89A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E3943EA"/>
    <w:multiLevelType w:val="hybridMultilevel"/>
    <w:tmpl w:val="731ED0D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0B646C6"/>
    <w:multiLevelType w:val="hybridMultilevel"/>
    <w:tmpl w:val="CA34CF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70BFA"/>
    <w:multiLevelType w:val="hybridMultilevel"/>
    <w:tmpl w:val="455A08B2"/>
    <w:lvl w:ilvl="0" w:tplc="04090005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32C2CE2"/>
    <w:multiLevelType w:val="hybridMultilevel"/>
    <w:tmpl w:val="187E0714"/>
    <w:lvl w:ilvl="0" w:tplc="E918CB7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61E2023"/>
    <w:multiLevelType w:val="multilevel"/>
    <w:tmpl w:val="3CC48F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A24F7B"/>
    <w:multiLevelType w:val="hybridMultilevel"/>
    <w:tmpl w:val="B8307D9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BFD67C6"/>
    <w:multiLevelType w:val="multilevel"/>
    <w:tmpl w:val="A4DC2ABC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0051B64"/>
    <w:multiLevelType w:val="hybridMultilevel"/>
    <w:tmpl w:val="21669A74"/>
    <w:lvl w:ilvl="0" w:tplc="9230B062">
      <w:start w:val="1"/>
      <w:numFmt w:val="bullet"/>
      <w:lvlText w:val=""/>
      <w:lvlJc w:val="left"/>
      <w:pPr>
        <w:ind w:left="704" w:hanging="42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23" w15:restartNumberingAfterBreak="0">
    <w:nsid w:val="55B70301"/>
    <w:multiLevelType w:val="hybridMultilevel"/>
    <w:tmpl w:val="0930E8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7A34D54"/>
    <w:multiLevelType w:val="hybridMultilevel"/>
    <w:tmpl w:val="A78C14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9210082"/>
    <w:multiLevelType w:val="hybridMultilevel"/>
    <w:tmpl w:val="DF123778"/>
    <w:lvl w:ilvl="0" w:tplc="41082452">
      <w:start w:val="1"/>
      <w:numFmt w:val="decimal"/>
      <w:lvlText w:val="[%1]."/>
      <w:lvlJc w:val="left"/>
      <w:pPr>
        <w:ind w:left="420" w:hanging="420"/>
      </w:pPr>
      <w:rPr>
        <w:rFonts w:ascii="Times New Roman" w:hAnsi="Times New Roman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B936AFF"/>
    <w:multiLevelType w:val="hybridMultilevel"/>
    <w:tmpl w:val="1FB8208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5DCB044D"/>
    <w:multiLevelType w:val="hybridMultilevel"/>
    <w:tmpl w:val="6F78C80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EB50D7A"/>
    <w:multiLevelType w:val="hybridMultilevel"/>
    <w:tmpl w:val="6622A916"/>
    <w:lvl w:ilvl="0" w:tplc="D7544196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7567A8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0" w15:restartNumberingAfterBreak="0">
    <w:nsid w:val="615E1760"/>
    <w:multiLevelType w:val="hybridMultilevel"/>
    <w:tmpl w:val="9828DA62"/>
    <w:lvl w:ilvl="0" w:tplc="FE06E148">
      <w:start w:val="2002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A2733"/>
    <w:multiLevelType w:val="multilevel"/>
    <w:tmpl w:val="27E8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0A6D34"/>
    <w:multiLevelType w:val="hybridMultilevel"/>
    <w:tmpl w:val="56B24B6C"/>
    <w:lvl w:ilvl="0" w:tplc="343E8102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8B77671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4" w15:restartNumberingAfterBreak="0">
    <w:nsid w:val="6C6810AA"/>
    <w:multiLevelType w:val="hybridMultilevel"/>
    <w:tmpl w:val="DFC4F336"/>
    <w:lvl w:ilvl="0" w:tplc="343E8102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E5F098A"/>
    <w:multiLevelType w:val="hybridMultilevel"/>
    <w:tmpl w:val="DF0C598E"/>
    <w:lvl w:ilvl="0" w:tplc="EF60BFDC">
      <w:numFmt w:val="bullet"/>
      <w:lvlText w:val=""/>
      <w:lvlJc w:val="left"/>
      <w:pPr>
        <w:tabs>
          <w:tab w:val="num" w:pos="1080"/>
        </w:tabs>
        <w:ind w:left="1080" w:hanging="720"/>
      </w:pPr>
      <w:rPr>
        <w:rFonts w:ascii="Wingdings" w:eastAsia="Times New Roman" w:hAnsi="Wingdings" w:cs="Times New Roman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565473"/>
    <w:multiLevelType w:val="hybridMultilevel"/>
    <w:tmpl w:val="0928B0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0BA646F"/>
    <w:multiLevelType w:val="hybridMultilevel"/>
    <w:tmpl w:val="9CA046EC"/>
    <w:lvl w:ilvl="0" w:tplc="D3C6E89A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72CE2C25"/>
    <w:multiLevelType w:val="hybridMultilevel"/>
    <w:tmpl w:val="F656FEA2"/>
    <w:lvl w:ilvl="0" w:tplc="E8D23D1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5313180"/>
    <w:multiLevelType w:val="hybridMultilevel"/>
    <w:tmpl w:val="F542B092"/>
    <w:lvl w:ilvl="0" w:tplc="76E0DCF4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76B8516F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1" w15:restartNumberingAfterBreak="0">
    <w:nsid w:val="79824AE4"/>
    <w:multiLevelType w:val="hybridMultilevel"/>
    <w:tmpl w:val="A4DC2AB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9904E19"/>
    <w:multiLevelType w:val="hybridMultilevel"/>
    <w:tmpl w:val="B23C4FD6"/>
    <w:lvl w:ilvl="0" w:tplc="E918C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C866A74"/>
    <w:multiLevelType w:val="hybridMultilevel"/>
    <w:tmpl w:val="D0D07514"/>
    <w:lvl w:ilvl="0" w:tplc="50AC4394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44" w15:restartNumberingAfterBreak="0">
    <w:nsid w:val="7ED04DDB"/>
    <w:multiLevelType w:val="hybridMultilevel"/>
    <w:tmpl w:val="40627E3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16"/>
  </w:num>
  <w:num w:numId="3">
    <w:abstractNumId w:val="2"/>
  </w:num>
  <w:num w:numId="4">
    <w:abstractNumId w:val="7"/>
  </w:num>
  <w:num w:numId="5">
    <w:abstractNumId w:val="18"/>
  </w:num>
  <w:num w:numId="6">
    <w:abstractNumId w:val="42"/>
  </w:num>
  <w:num w:numId="7">
    <w:abstractNumId w:val="35"/>
  </w:num>
  <w:num w:numId="8">
    <w:abstractNumId w:val="10"/>
  </w:num>
  <w:num w:numId="9">
    <w:abstractNumId w:val="30"/>
  </w:num>
  <w:num w:numId="10">
    <w:abstractNumId w:val="33"/>
  </w:num>
  <w:num w:numId="11">
    <w:abstractNumId w:val="29"/>
  </w:num>
  <w:num w:numId="12">
    <w:abstractNumId w:val="40"/>
  </w:num>
  <w:num w:numId="13">
    <w:abstractNumId w:val="41"/>
  </w:num>
  <w:num w:numId="14">
    <w:abstractNumId w:val="21"/>
  </w:num>
  <w:num w:numId="15">
    <w:abstractNumId w:val="34"/>
  </w:num>
  <w:num w:numId="16">
    <w:abstractNumId w:val="32"/>
  </w:num>
  <w:num w:numId="17">
    <w:abstractNumId w:val="4"/>
  </w:num>
  <w:num w:numId="18">
    <w:abstractNumId w:val="37"/>
  </w:num>
  <w:num w:numId="19">
    <w:abstractNumId w:val="5"/>
  </w:num>
  <w:num w:numId="20">
    <w:abstractNumId w:val="13"/>
  </w:num>
  <w:num w:numId="21">
    <w:abstractNumId w:val="14"/>
  </w:num>
  <w:num w:numId="22">
    <w:abstractNumId w:val="8"/>
  </w:num>
  <w:num w:numId="23">
    <w:abstractNumId w:val="12"/>
  </w:num>
  <w:num w:numId="24">
    <w:abstractNumId w:val="27"/>
  </w:num>
  <w:num w:numId="25">
    <w:abstractNumId w:val="26"/>
  </w:num>
  <w:num w:numId="26">
    <w:abstractNumId w:val="23"/>
  </w:num>
  <w:num w:numId="27">
    <w:abstractNumId w:val="11"/>
  </w:num>
  <w:num w:numId="28">
    <w:abstractNumId w:val="24"/>
  </w:num>
  <w:num w:numId="29">
    <w:abstractNumId w:val="20"/>
  </w:num>
  <w:num w:numId="30">
    <w:abstractNumId w:val="36"/>
  </w:num>
  <w:num w:numId="31">
    <w:abstractNumId w:val="17"/>
  </w:num>
  <w:num w:numId="32">
    <w:abstractNumId w:val="22"/>
  </w:num>
  <w:num w:numId="33">
    <w:abstractNumId w:val="44"/>
  </w:num>
  <w:num w:numId="34">
    <w:abstractNumId w:val="15"/>
  </w:num>
  <w:num w:numId="35">
    <w:abstractNumId w:val="0"/>
  </w:num>
  <w:num w:numId="36">
    <w:abstractNumId w:val="19"/>
  </w:num>
  <w:num w:numId="37">
    <w:abstractNumId w:val="3"/>
  </w:num>
  <w:num w:numId="38">
    <w:abstractNumId w:val="28"/>
  </w:num>
  <w:num w:numId="39">
    <w:abstractNumId w:val="43"/>
  </w:num>
  <w:num w:numId="40">
    <w:abstractNumId w:val="39"/>
  </w:num>
  <w:num w:numId="41">
    <w:abstractNumId w:val="25"/>
  </w:num>
  <w:num w:numId="42">
    <w:abstractNumId w:val="38"/>
  </w:num>
  <w:num w:numId="43">
    <w:abstractNumId w:val="9"/>
  </w:num>
  <w:num w:numId="44">
    <w:abstractNumId w:val="6"/>
  </w:num>
  <w:num w:numId="45">
    <w:abstractNumId w:val="3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朱 明志">
    <w15:presenceInfo w15:providerId="Windows Live" w15:userId="022d1781548944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34"/>
    <w:rsid w:val="00000260"/>
    <w:rsid w:val="00002273"/>
    <w:rsid w:val="0000290B"/>
    <w:rsid w:val="00003C91"/>
    <w:rsid w:val="00005A59"/>
    <w:rsid w:val="000060EC"/>
    <w:rsid w:val="00007659"/>
    <w:rsid w:val="00011D62"/>
    <w:rsid w:val="00012181"/>
    <w:rsid w:val="00013475"/>
    <w:rsid w:val="0001366B"/>
    <w:rsid w:val="00013A0C"/>
    <w:rsid w:val="000140C9"/>
    <w:rsid w:val="0001435E"/>
    <w:rsid w:val="0001549A"/>
    <w:rsid w:val="00020351"/>
    <w:rsid w:val="00021844"/>
    <w:rsid w:val="0002193E"/>
    <w:rsid w:val="00022CEC"/>
    <w:rsid w:val="00023DA4"/>
    <w:rsid w:val="00024880"/>
    <w:rsid w:val="000259D6"/>
    <w:rsid w:val="00025B12"/>
    <w:rsid w:val="0002794F"/>
    <w:rsid w:val="0003016F"/>
    <w:rsid w:val="0003093B"/>
    <w:rsid w:val="00030A95"/>
    <w:rsid w:val="00031C58"/>
    <w:rsid w:val="00032102"/>
    <w:rsid w:val="000326B1"/>
    <w:rsid w:val="00033947"/>
    <w:rsid w:val="00034DD8"/>
    <w:rsid w:val="000357D5"/>
    <w:rsid w:val="00035F38"/>
    <w:rsid w:val="00036581"/>
    <w:rsid w:val="00036928"/>
    <w:rsid w:val="00040AB5"/>
    <w:rsid w:val="000411FB"/>
    <w:rsid w:val="00042EFC"/>
    <w:rsid w:val="00044CCE"/>
    <w:rsid w:val="00044F6C"/>
    <w:rsid w:val="000451F4"/>
    <w:rsid w:val="000461B4"/>
    <w:rsid w:val="00046EC8"/>
    <w:rsid w:val="00050A7F"/>
    <w:rsid w:val="00051C19"/>
    <w:rsid w:val="00051EAD"/>
    <w:rsid w:val="00053B3D"/>
    <w:rsid w:val="00053DCD"/>
    <w:rsid w:val="00055891"/>
    <w:rsid w:val="000575AB"/>
    <w:rsid w:val="00060B24"/>
    <w:rsid w:val="00061654"/>
    <w:rsid w:val="0006271E"/>
    <w:rsid w:val="00063388"/>
    <w:rsid w:val="000636D3"/>
    <w:rsid w:val="00064FDA"/>
    <w:rsid w:val="00066A6C"/>
    <w:rsid w:val="00066BF5"/>
    <w:rsid w:val="0006746C"/>
    <w:rsid w:val="00070DC6"/>
    <w:rsid w:val="00071AA9"/>
    <w:rsid w:val="000720FE"/>
    <w:rsid w:val="00072AD1"/>
    <w:rsid w:val="0007366D"/>
    <w:rsid w:val="00073BD3"/>
    <w:rsid w:val="000747A3"/>
    <w:rsid w:val="00075067"/>
    <w:rsid w:val="000752DD"/>
    <w:rsid w:val="00075608"/>
    <w:rsid w:val="000772C8"/>
    <w:rsid w:val="00085128"/>
    <w:rsid w:val="000909C4"/>
    <w:rsid w:val="00090A33"/>
    <w:rsid w:val="00090AF0"/>
    <w:rsid w:val="00090C16"/>
    <w:rsid w:val="00090D2D"/>
    <w:rsid w:val="00091168"/>
    <w:rsid w:val="000911C7"/>
    <w:rsid w:val="000926EE"/>
    <w:rsid w:val="0009407E"/>
    <w:rsid w:val="000948FC"/>
    <w:rsid w:val="00094F39"/>
    <w:rsid w:val="000962F0"/>
    <w:rsid w:val="0009669F"/>
    <w:rsid w:val="00097DB6"/>
    <w:rsid w:val="000A0411"/>
    <w:rsid w:val="000A0A0F"/>
    <w:rsid w:val="000A3251"/>
    <w:rsid w:val="000A6DF7"/>
    <w:rsid w:val="000A720A"/>
    <w:rsid w:val="000A7754"/>
    <w:rsid w:val="000A7877"/>
    <w:rsid w:val="000A7B9B"/>
    <w:rsid w:val="000B0A61"/>
    <w:rsid w:val="000B1C9E"/>
    <w:rsid w:val="000B76BB"/>
    <w:rsid w:val="000C1CFF"/>
    <w:rsid w:val="000C1EBF"/>
    <w:rsid w:val="000C2F00"/>
    <w:rsid w:val="000C3C1B"/>
    <w:rsid w:val="000C3E57"/>
    <w:rsid w:val="000C5593"/>
    <w:rsid w:val="000C6E11"/>
    <w:rsid w:val="000D0035"/>
    <w:rsid w:val="000D08E0"/>
    <w:rsid w:val="000D0F99"/>
    <w:rsid w:val="000D1F25"/>
    <w:rsid w:val="000D205B"/>
    <w:rsid w:val="000D2F39"/>
    <w:rsid w:val="000D3D4B"/>
    <w:rsid w:val="000D5FF6"/>
    <w:rsid w:val="000D61F6"/>
    <w:rsid w:val="000D698B"/>
    <w:rsid w:val="000D6EF9"/>
    <w:rsid w:val="000D6FD3"/>
    <w:rsid w:val="000D7012"/>
    <w:rsid w:val="000E0B70"/>
    <w:rsid w:val="000E0D98"/>
    <w:rsid w:val="000E1096"/>
    <w:rsid w:val="000E1302"/>
    <w:rsid w:val="000E14FB"/>
    <w:rsid w:val="000E1527"/>
    <w:rsid w:val="000E3621"/>
    <w:rsid w:val="000E3C31"/>
    <w:rsid w:val="000E4E83"/>
    <w:rsid w:val="000E7476"/>
    <w:rsid w:val="000F0383"/>
    <w:rsid w:val="000F1D53"/>
    <w:rsid w:val="000F1FF4"/>
    <w:rsid w:val="000F2A4D"/>
    <w:rsid w:val="000F2BA5"/>
    <w:rsid w:val="000F3490"/>
    <w:rsid w:val="000F43E1"/>
    <w:rsid w:val="000F489F"/>
    <w:rsid w:val="000F4BB8"/>
    <w:rsid w:val="000F502A"/>
    <w:rsid w:val="000F5684"/>
    <w:rsid w:val="0010146B"/>
    <w:rsid w:val="00101831"/>
    <w:rsid w:val="00101C7C"/>
    <w:rsid w:val="00101D7F"/>
    <w:rsid w:val="00102756"/>
    <w:rsid w:val="00102C26"/>
    <w:rsid w:val="00104021"/>
    <w:rsid w:val="00104BFD"/>
    <w:rsid w:val="0010553C"/>
    <w:rsid w:val="001063B1"/>
    <w:rsid w:val="0011088F"/>
    <w:rsid w:val="00110CD0"/>
    <w:rsid w:val="0011102E"/>
    <w:rsid w:val="0011148F"/>
    <w:rsid w:val="001114AF"/>
    <w:rsid w:val="001114EE"/>
    <w:rsid w:val="00111668"/>
    <w:rsid w:val="00113769"/>
    <w:rsid w:val="00114DDD"/>
    <w:rsid w:val="001156A9"/>
    <w:rsid w:val="0011602D"/>
    <w:rsid w:val="00116BF1"/>
    <w:rsid w:val="00116DA0"/>
    <w:rsid w:val="001173E0"/>
    <w:rsid w:val="00121B6F"/>
    <w:rsid w:val="00122032"/>
    <w:rsid w:val="0012225F"/>
    <w:rsid w:val="001227A3"/>
    <w:rsid w:val="001270E9"/>
    <w:rsid w:val="00127C89"/>
    <w:rsid w:val="00130115"/>
    <w:rsid w:val="00131A60"/>
    <w:rsid w:val="00131F29"/>
    <w:rsid w:val="00132B7C"/>
    <w:rsid w:val="00132C2A"/>
    <w:rsid w:val="00133F18"/>
    <w:rsid w:val="0013410E"/>
    <w:rsid w:val="0013515C"/>
    <w:rsid w:val="0013650D"/>
    <w:rsid w:val="001365FD"/>
    <w:rsid w:val="00136BD9"/>
    <w:rsid w:val="00137C2E"/>
    <w:rsid w:val="00141519"/>
    <w:rsid w:val="00141BEA"/>
    <w:rsid w:val="0014388B"/>
    <w:rsid w:val="00143A01"/>
    <w:rsid w:val="00144B6E"/>
    <w:rsid w:val="0014580F"/>
    <w:rsid w:val="00145C5D"/>
    <w:rsid w:val="00147498"/>
    <w:rsid w:val="00150B5A"/>
    <w:rsid w:val="001520C6"/>
    <w:rsid w:val="00152154"/>
    <w:rsid w:val="00153B12"/>
    <w:rsid w:val="00153D2D"/>
    <w:rsid w:val="00153E6A"/>
    <w:rsid w:val="001563E4"/>
    <w:rsid w:val="0015749E"/>
    <w:rsid w:val="001575A4"/>
    <w:rsid w:val="00157890"/>
    <w:rsid w:val="00162005"/>
    <w:rsid w:val="00162AA7"/>
    <w:rsid w:val="00165122"/>
    <w:rsid w:val="00165D39"/>
    <w:rsid w:val="001665AF"/>
    <w:rsid w:val="00166F9B"/>
    <w:rsid w:val="00167233"/>
    <w:rsid w:val="00167A40"/>
    <w:rsid w:val="00167E7E"/>
    <w:rsid w:val="00170C52"/>
    <w:rsid w:val="00172B79"/>
    <w:rsid w:val="00172CBB"/>
    <w:rsid w:val="00173798"/>
    <w:rsid w:val="00173CE7"/>
    <w:rsid w:val="0017431A"/>
    <w:rsid w:val="0017511E"/>
    <w:rsid w:val="00175DAA"/>
    <w:rsid w:val="001761CC"/>
    <w:rsid w:val="001767A3"/>
    <w:rsid w:val="00177964"/>
    <w:rsid w:val="00180FBE"/>
    <w:rsid w:val="00182190"/>
    <w:rsid w:val="001832E8"/>
    <w:rsid w:val="00183779"/>
    <w:rsid w:val="00183919"/>
    <w:rsid w:val="00184C47"/>
    <w:rsid w:val="001858D6"/>
    <w:rsid w:val="001862CF"/>
    <w:rsid w:val="00186F97"/>
    <w:rsid w:val="00187B90"/>
    <w:rsid w:val="0019010A"/>
    <w:rsid w:val="00190C3B"/>
    <w:rsid w:val="001932EC"/>
    <w:rsid w:val="00196232"/>
    <w:rsid w:val="00196DCA"/>
    <w:rsid w:val="001A0267"/>
    <w:rsid w:val="001A1109"/>
    <w:rsid w:val="001A3AB1"/>
    <w:rsid w:val="001A4E63"/>
    <w:rsid w:val="001A5570"/>
    <w:rsid w:val="001A612F"/>
    <w:rsid w:val="001A674E"/>
    <w:rsid w:val="001A6A84"/>
    <w:rsid w:val="001A71E3"/>
    <w:rsid w:val="001A747A"/>
    <w:rsid w:val="001A7C79"/>
    <w:rsid w:val="001B0462"/>
    <w:rsid w:val="001B0EFA"/>
    <w:rsid w:val="001B1128"/>
    <w:rsid w:val="001B1B8A"/>
    <w:rsid w:val="001B3029"/>
    <w:rsid w:val="001B442E"/>
    <w:rsid w:val="001B45F7"/>
    <w:rsid w:val="001B5BAC"/>
    <w:rsid w:val="001B6488"/>
    <w:rsid w:val="001B698C"/>
    <w:rsid w:val="001B6E22"/>
    <w:rsid w:val="001B7A12"/>
    <w:rsid w:val="001C01B1"/>
    <w:rsid w:val="001C02EE"/>
    <w:rsid w:val="001C396F"/>
    <w:rsid w:val="001C3AA6"/>
    <w:rsid w:val="001C42D0"/>
    <w:rsid w:val="001C59AC"/>
    <w:rsid w:val="001C6D0B"/>
    <w:rsid w:val="001C7826"/>
    <w:rsid w:val="001C7B85"/>
    <w:rsid w:val="001D03D2"/>
    <w:rsid w:val="001D0D11"/>
    <w:rsid w:val="001D0F3D"/>
    <w:rsid w:val="001D13DD"/>
    <w:rsid w:val="001D26ED"/>
    <w:rsid w:val="001D2866"/>
    <w:rsid w:val="001D286B"/>
    <w:rsid w:val="001D2BFD"/>
    <w:rsid w:val="001D2EC6"/>
    <w:rsid w:val="001D3C5F"/>
    <w:rsid w:val="001D3DDE"/>
    <w:rsid w:val="001D456D"/>
    <w:rsid w:val="001D54F4"/>
    <w:rsid w:val="001D570F"/>
    <w:rsid w:val="001D6DFC"/>
    <w:rsid w:val="001D70A4"/>
    <w:rsid w:val="001D731B"/>
    <w:rsid w:val="001E0443"/>
    <w:rsid w:val="001E1937"/>
    <w:rsid w:val="001E258F"/>
    <w:rsid w:val="001E4370"/>
    <w:rsid w:val="001E534F"/>
    <w:rsid w:val="001E5DB8"/>
    <w:rsid w:val="001E5F76"/>
    <w:rsid w:val="001E744E"/>
    <w:rsid w:val="001E7B7C"/>
    <w:rsid w:val="001E7F4A"/>
    <w:rsid w:val="001F0F6C"/>
    <w:rsid w:val="001F1F6C"/>
    <w:rsid w:val="001F2C4C"/>
    <w:rsid w:val="001F5C2F"/>
    <w:rsid w:val="001F6E76"/>
    <w:rsid w:val="001F771D"/>
    <w:rsid w:val="001F7E27"/>
    <w:rsid w:val="002002A5"/>
    <w:rsid w:val="002022C5"/>
    <w:rsid w:val="00204CDD"/>
    <w:rsid w:val="00205E6D"/>
    <w:rsid w:val="002060E2"/>
    <w:rsid w:val="002068D5"/>
    <w:rsid w:val="00206FD5"/>
    <w:rsid w:val="0020757E"/>
    <w:rsid w:val="0021173A"/>
    <w:rsid w:val="002128BE"/>
    <w:rsid w:val="00214D48"/>
    <w:rsid w:val="00215A2F"/>
    <w:rsid w:val="002219C4"/>
    <w:rsid w:val="00223099"/>
    <w:rsid w:val="00224A63"/>
    <w:rsid w:val="00224C62"/>
    <w:rsid w:val="002261F9"/>
    <w:rsid w:val="00226857"/>
    <w:rsid w:val="00230572"/>
    <w:rsid w:val="00230A87"/>
    <w:rsid w:val="0023290D"/>
    <w:rsid w:val="00232CBE"/>
    <w:rsid w:val="0023379B"/>
    <w:rsid w:val="00233BCC"/>
    <w:rsid w:val="0023518C"/>
    <w:rsid w:val="002356CD"/>
    <w:rsid w:val="00236C5B"/>
    <w:rsid w:val="00237945"/>
    <w:rsid w:val="00242AEB"/>
    <w:rsid w:val="00244437"/>
    <w:rsid w:val="002467B0"/>
    <w:rsid w:val="00246A0E"/>
    <w:rsid w:val="00250B55"/>
    <w:rsid w:val="00252097"/>
    <w:rsid w:val="002529F7"/>
    <w:rsid w:val="00253C96"/>
    <w:rsid w:val="00253D56"/>
    <w:rsid w:val="00254F82"/>
    <w:rsid w:val="002567F2"/>
    <w:rsid w:val="00257177"/>
    <w:rsid w:val="002573B0"/>
    <w:rsid w:val="00261004"/>
    <w:rsid w:val="002614B5"/>
    <w:rsid w:val="00261BC7"/>
    <w:rsid w:val="00261FE5"/>
    <w:rsid w:val="002623B1"/>
    <w:rsid w:val="00262EEC"/>
    <w:rsid w:val="00263720"/>
    <w:rsid w:val="0026382C"/>
    <w:rsid w:val="00264D46"/>
    <w:rsid w:val="0027020E"/>
    <w:rsid w:val="00270CC9"/>
    <w:rsid w:val="002718BD"/>
    <w:rsid w:val="00272029"/>
    <w:rsid w:val="002722A8"/>
    <w:rsid w:val="0027495F"/>
    <w:rsid w:val="002753CC"/>
    <w:rsid w:val="002757AA"/>
    <w:rsid w:val="00275A4D"/>
    <w:rsid w:val="00275EFA"/>
    <w:rsid w:val="00277486"/>
    <w:rsid w:val="00277F4D"/>
    <w:rsid w:val="0028233C"/>
    <w:rsid w:val="00282DB7"/>
    <w:rsid w:val="00283FD3"/>
    <w:rsid w:val="00284638"/>
    <w:rsid w:val="00284B31"/>
    <w:rsid w:val="00284C22"/>
    <w:rsid w:val="002852DF"/>
    <w:rsid w:val="00285F01"/>
    <w:rsid w:val="002941BC"/>
    <w:rsid w:val="00296542"/>
    <w:rsid w:val="0029736F"/>
    <w:rsid w:val="002A4646"/>
    <w:rsid w:val="002A4CA4"/>
    <w:rsid w:val="002A4CCC"/>
    <w:rsid w:val="002A501C"/>
    <w:rsid w:val="002A520D"/>
    <w:rsid w:val="002B06C9"/>
    <w:rsid w:val="002B2129"/>
    <w:rsid w:val="002B5FFF"/>
    <w:rsid w:val="002B7EF9"/>
    <w:rsid w:val="002C1D42"/>
    <w:rsid w:val="002C2F22"/>
    <w:rsid w:val="002C31EA"/>
    <w:rsid w:val="002C3AFE"/>
    <w:rsid w:val="002C6B33"/>
    <w:rsid w:val="002D05C7"/>
    <w:rsid w:val="002D165B"/>
    <w:rsid w:val="002D2AE6"/>
    <w:rsid w:val="002D3418"/>
    <w:rsid w:val="002D3788"/>
    <w:rsid w:val="002D5805"/>
    <w:rsid w:val="002D5A8D"/>
    <w:rsid w:val="002D60D7"/>
    <w:rsid w:val="002D7ADC"/>
    <w:rsid w:val="002E1CC3"/>
    <w:rsid w:val="002E20C2"/>
    <w:rsid w:val="002E25F9"/>
    <w:rsid w:val="002E2C1A"/>
    <w:rsid w:val="002E417E"/>
    <w:rsid w:val="002E41E9"/>
    <w:rsid w:val="002E46AE"/>
    <w:rsid w:val="002E4CB9"/>
    <w:rsid w:val="002E6316"/>
    <w:rsid w:val="002E6B44"/>
    <w:rsid w:val="002E6D2C"/>
    <w:rsid w:val="002F00DF"/>
    <w:rsid w:val="002F0FD4"/>
    <w:rsid w:val="002F1D62"/>
    <w:rsid w:val="002F3142"/>
    <w:rsid w:val="002F3859"/>
    <w:rsid w:val="002F3B4E"/>
    <w:rsid w:val="002F3D5D"/>
    <w:rsid w:val="002F3EE4"/>
    <w:rsid w:val="002F468E"/>
    <w:rsid w:val="002F49DF"/>
    <w:rsid w:val="002F4BC7"/>
    <w:rsid w:val="002F5BE7"/>
    <w:rsid w:val="002F72DD"/>
    <w:rsid w:val="002F762D"/>
    <w:rsid w:val="0030168C"/>
    <w:rsid w:val="00301EAF"/>
    <w:rsid w:val="00303317"/>
    <w:rsid w:val="00303906"/>
    <w:rsid w:val="00304742"/>
    <w:rsid w:val="00305702"/>
    <w:rsid w:val="00305A0C"/>
    <w:rsid w:val="00307D24"/>
    <w:rsid w:val="0031097A"/>
    <w:rsid w:val="00311537"/>
    <w:rsid w:val="003127D4"/>
    <w:rsid w:val="0031322A"/>
    <w:rsid w:val="003146F7"/>
    <w:rsid w:val="0032027D"/>
    <w:rsid w:val="0032376B"/>
    <w:rsid w:val="003246FF"/>
    <w:rsid w:val="003248DB"/>
    <w:rsid w:val="00325BA9"/>
    <w:rsid w:val="00330072"/>
    <w:rsid w:val="003302E8"/>
    <w:rsid w:val="003318D6"/>
    <w:rsid w:val="00332703"/>
    <w:rsid w:val="00332915"/>
    <w:rsid w:val="00333098"/>
    <w:rsid w:val="00335990"/>
    <w:rsid w:val="00336E2D"/>
    <w:rsid w:val="0033791D"/>
    <w:rsid w:val="00337AE1"/>
    <w:rsid w:val="00337D8C"/>
    <w:rsid w:val="003406E9"/>
    <w:rsid w:val="003406F5"/>
    <w:rsid w:val="00341C49"/>
    <w:rsid w:val="003421C0"/>
    <w:rsid w:val="00342C81"/>
    <w:rsid w:val="003433FA"/>
    <w:rsid w:val="00344351"/>
    <w:rsid w:val="00344985"/>
    <w:rsid w:val="0034580F"/>
    <w:rsid w:val="00345DCF"/>
    <w:rsid w:val="00346A8A"/>
    <w:rsid w:val="00352BF8"/>
    <w:rsid w:val="00354354"/>
    <w:rsid w:val="00354D10"/>
    <w:rsid w:val="00355379"/>
    <w:rsid w:val="00355708"/>
    <w:rsid w:val="003566A7"/>
    <w:rsid w:val="00357B08"/>
    <w:rsid w:val="00361241"/>
    <w:rsid w:val="00361746"/>
    <w:rsid w:val="0036229C"/>
    <w:rsid w:val="003626D2"/>
    <w:rsid w:val="00363126"/>
    <w:rsid w:val="0036462E"/>
    <w:rsid w:val="00364FF7"/>
    <w:rsid w:val="00367494"/>
    <w:rsid w:val="00370343"/>
    <w:rsid w:val="00371827"/>
    <w:rsid w:val="00371984"/>
    <w:rsid w:val="003728D0"/>
    <w:rsid w:val="00372D89"/>
    <w:rsid w:val="003730ED"/>
    <w:rsid w:val="00374272"/>
    <w:rsid w:val="00374D8C"/>
    <w:rsid w:val="00374F87"/>
    <w:rsid w:val="003776FA"/>
    <w:rsid w:val="00380B47"/>
    <w:rsid w:val="0038202D"/>
    <w:rsid w:val="00385275"/>
    <w:rsid w:val="003852B1"/>
    <w:rsid w:val="00386539"/>
    <w:rsid w:val="00386CDD"/>
    <w:rsid w:val="00387F8D"/>
    <w:rsid w:val="00391465"/>
    <w:rsid w:val="00392DBC"/>
    <w:rsid w:val="003931B6"/>
    <w:rsid w:val="003936EC"/>
    <w:rsid w:val="00396279"/>
    <w:rsid w:val="003967BC"/>
    <w:rsid w:val="00396AAD"/>
    <w:rsid w:val="00397916"/>
    <w:rsid w:val="003A0B23"/>
    <w:rsid w:val="003A17FD"/>
    <w:rsid w:val="003A2AE9"/>
    <w:rsid w:val="003A5AB0"/>
    <w:rsid w:val="003A5D80"/>
    <w:rsid w:val="003A73E8"/>
    <w:rsid w:val="003A7BED"/>
    <w:rsid w:val="003B183B"/>
    <w:rsid w:val="003B1B7C"/>
    <w:rsid w:val="003B278E"/>
    <w:rsid w:val="003B31D7"/>
    <w:rsid w:val="003B38DA"/>
    <w:rsid w:val="003B41E8"/>
    <w:rsid w:val="003B571D"/>
    <w:rsid w:val="003B5E91"/>
    <w:rsid w:val="003C1CB9"/>
    <w:rsid w:val="003C46CC"/>
    <w:rsid w:val="003C4913"/>
    <w:rsid w:val="003C6407"/>
    <w:rsid w:val="003C762F"/>
    <w:rsid w:val="003D0A3C"/>
    <w:rsid w:val="003D2E32"/>
    <w:rsid w:val="003D3B4A"/>
    <w:rsid w:val="003D428B"/>
    <w:rsid w:val="003D447F"/>
    <w:rsid w:val="003D4896"/>
    <w:rsid w:val="003D535D"/>
    <w:rsid w:val="003D6AA1"/>
    <w:rsid w:val="003D76E4"/>
    <w:rsid w:val="003D7C7D"/>
    <w:rsid w:val="003E03E3"/>
    <w:rsid w:val="003E136C"/>
    <w:rsid w:val="003E17EA"/>
    <w:rsid w:val="003E2085"/>
    <w:rsid w:val="003E20AD"/>
    <w:rsid w:val="003E2793"/>
    <w:rsid w:val="003E2816"/>
    <w:rsid w:val="003E338E"/>
    <w:rsid w:val="003E371C"/>
    <w:rsid w:val="003E3D2B"/>
    <w:rsid w:val="003E42C3"/>
    <w:rsid w:val="003E4B25"/>
    <w:rsid w:val="003E7B08"/>
    <w:rsid w:val="003F1BEB"/>
    <w:rsid w:val="003F1D30"/>
    <w:rsid w:val="003F6BEC"/>
    <w:rsid w:val="003F7DD4"/>
    <w:rsid w:val="003F7F49"/>
    <w:rsid w:val="00400105"/>
    <w:rsid w:val="00401267"/>
    <w:rsid w:val="00401782"/>
    <w:rsid w:val="00401CF4"/>
    <w:rsid w:val="00401E73"/>
    <w:rsid w:val="00403958"/>
    <w:rsid w:val="004047E3"/>
    <w:rsid w:val="004050AA"/>
    <w:rsid w:val="00405C2B"/>
    <w:rsid w:val="00405F05"/>
    <w:rsid w:val="00406957"/>
    <w:rsid w:val="00407574"/>
    <w:rsid w:val="0040784D"/>
    <w:rsid w:val="00407946"/>
    <w:rsid w:val="00410483"/>
    <w:rsid w:val="00410D09"/>
    <w:rsid w:val="004117BD"/>
    <w:rsid w:val="00411F3D"/>
    <w:rsid w:val="00413700"/>
    <w:rsid w:val="0041383A"/>
    <w:rsid w:val="00413B5F"/>
    <w:rsid w:val="0041516D"/>
    <w:rsid w:val="00416203"/>
    <w:rsid w:val="00416818"/>
    <w:rsid w:val="00416D11"/>
    <w:rsid w:val="004171A3"/>
    <w:rsid w:val="00417AB7"/>
    <w:rsid w:val="00420119"/>
    <w:rsid w:val="00420A5C"/>
    <w:rsid w:val="00420E71"/>
    <w:rsid w:val="00421638"/>
    <w:rsid w:val="00422376"/>
    <w:rsid w:val="0042246D"/>
    <w:rsid w:val="00422BE8"/>
    <w:rsid w:val="00424841"/>
    <w:rsid w:val="00425D92"/>
    <w:rsid w:val="0042617E"/>
    <w:rsid w:val="00427224"/>
    <w:rsid w:val="00427382"/>
    <w:rsid w:val="0043087A"/>
    <w:rsid w:val="00433217"/>
    <w:rsid w:val="00433FB6"/>
    <w:rsid w:val="00434E01"/>
    <w:rsid w:val="0043531C"/>
    <w:rsid w:val="00436519"/>
    <w:rsid w:val="00436532"/>
    <w:rsid w:val="00436AB0"/>
    <w:rsid w:val="0043738F"/>
    <w:rsid w:val="00442A3F"/>
    <w:rsid w:val="004431B6"/>
    <w:rsid w:val="00443F60"/>
    <w:rsid w:val="004442FF"/>
    <w:rsid w:val="00444FB1"/>
    <w:rsid w:val="00446A45"/>
    <w:rsid w:val="00450888"/>
    <w:rsid w:val="004526A6"/>
    <w:rsid w:val="00452D36"/>
    <w:rsid w:val="00453E30"/>
    <w:rsid w:val="004553EA"/>
    <w:rsid w:val="0045557F"/>
    <w:rsid w:val="00455909"/>
    <w:rsid w:val="00456732"/>
    <w:rsid w:val="00456B6C"/>
    <w:rsid w:val="004577BA"/>
    <w:rsid w:val="004604C7"/>
    <w:rsid w:val="00460580"/>
    <w:rsid w:val="00460A98"/>
    <w:rsid w:val="00460DF7"/>
    <w:rsid w:val="00461304"/>
    <w:rsid w:val="0046133A"/>
    <w:rsid w:val="00462285"/>
    <w:rsid w:val="004639F9"/>
    <w:rsid w:val="004645D0"/>
    <w:rsid w:val="004647DB"/>
    <w:rsid w:val="00465EAB"/>
    <w:rsid w:val="0046726C"/>
    <w:rsid w:val="004703BC"/>
    <w:rsid w:val="0047058E"/>
    <w:rsid w:val="00470B6A"/>
    <w:rsid w:val="00470E3C"/>
    <w:rsid w:val="00472772"/>
    <w:rsid w:val="00472C81"/>
    <w:rsid w:val="00472D8E"/>
    <w:rsid w:val="00472F40"/>
    <w:rsid w:val="00476F38"/>
    <w:rsid w:val="004772F5"/>
    <w:rsid w:val="004802C4"/>
    <w:rsid w:val="00480351"/>
    <w:rsid w:val="00480822"/>
    <w:rsid w:val="00481354"/>
    <w:rsid w:val="00481C47"/>
    <w:rsid w:val="00485C53"/>
    <w:rsid w:val="00485E15"/>
    <w:rsid w:val="00486034"/>
    <w:rsid w:val="004862FD"/>
    <w:rsid w:val="004870E8"/>
    <w:rsid w:val="00490512"/>
    <w:rsid w:val="00490DC7"/>
    <w:rsid w:val="004912C7"/>
    <w:rsid w:val="00491D7D"/>
    <w:rsid w:val="00493EB2"/>
    <w:rsid w:val="0049762C"/>
    <w:rsid w:val="004A0E4E"/>
    <w:rsid w:val="004A141A"/>
    <w:rsid w:val="004A2485"/>
    <w:rsid w:val="004A309F"/>
    <w:rsid w:val="004A3C2D"/>
    <w:rsid w:val="004B0923"/>
    <w:rsid w:val="004B0B6E"/>
    <w:rsid w:val="004B1746"/>
    <w:rsid w:val="004B1875"/>
    <w:rsid w:val="004B18ED"/>
    <w:rsid w:val="004B3CC4"/>
    <w:rsid w:val="004B7C61"/>
    <w:rsid w:val="004C00BA"/>
    <w:rsid w:val="004C3D23"/>
    <w:rsid w:val="004C3DB1"/>
    <w:rsid w:val="004C3F54"/>
    <w:rsid w:val="004C4718"/>
    <w:rsid w:val="004C5DAF"/>
    <w:rsid w:val="004C6172"/>
    <w:rsid w:val="004C6CFD"/>
    <w:rsid w:val="004C6D67"/>
    <w:rsid w:val="004D1704"/>
    <w:rsid w:val="004D1AAC"/>
    <w:rsid w:val="004D2715"/>
    <w:rsid w:val="004D2EA8"/>
    <w:rsid w:val="004D36F4"/>
    <w:rsid w:val="004D39DC"/>
    <w:rsid w:val="004D4369"/>
    <w:rsid w:val="004D58B3"/>
    <w:rsid w:val="004D5C25"/>
    <w:rsid w:val="004D6776"/>
    <w:rsid w:val="004D7762"/>
    <w:rsid w:val="004D7E4D"/>
    <w:rsid w:val="004E0645"/>
    <w:rsid w:val="004E0716"/>
    <w:rsid w:val="004E0BAC"/>
    <w:rsid w:val="004E1EF3"/>
    <w:rsid w:val="004E203B"/>
    <w:rsid w:val="004E2179"/>
    <w:rsid w:val="004E2512"/>
    <w:rsid w:val="004E2586"/>
    <w:rsid w:val="004E2A57"/>
    <w:rsid w:val="004E48F6"/>
    <w:rsid w:val="004E4969"/>
    <w:rsid w:val="004E4A3C"/>
    <w:rsid w:val="004E502D"/>
    <w:rsid w:val="004E5599"/>
    <w:rsid w:val="004E5E30"/>
    <w:rsid w:val="004E63EB"/>
    <w:rsid w:val="004E6738"/>
    <w:rsid w:val="004E75DF"/>
    <w:rsid w:val="004F02C4"/>
    <w:rsid w:val="004F0879"/>
    <w:rsid w:val="004F0DCD"/>
    <w:rsid w:val="004F2118"/>
    <w:rsid w:val="004F322F"/>
    <w:rsid w:val="004F54CA"/>
    <w:rsid w:val="004F63B0"/>
    <w:rsid w:val="004F6793"/>
    <w:rsid w:val="004F6A52"/>
    <w:rsid w:val="004F7322"/>
    <w:rsid w:val="004F76C2"/>
    <w:rsid w:val="004F7D01"/>
    <w:rsid w:val="004F7F94"/>
    <w:rsid w:val="00500D81"/>
    <w:rsid w:val="00502994"/>
    <w:rsid w:val="00502B90"/>
    <w:rsid w:val="00502F44"/>
    <w:rsid w:val="005041AB"/>
    <w:rsid w:val="00504AEC"/>
    <w:rsid w:val="00506682"/>
    <w:rsid w:val="0050715B"/>
    <w:rsid w:val="0050789C"/>
    <w:rsid w:val="005107B6"/>
    <w:rsid w:val="0051384F"/>
    <w:rsid w:val="00515D56"/>
    <w:rsid w:val="00515F73"/>
    <w:rsid w:val="00516C26"/>
    <w:rsid w:val="00517AF9"/>
    <w:rsid w:val="00520B2A"/>
    <w:rsid w:val="005211CD"/>
    <w:rsid w:val="00521900"/>
    <w:rsid w:val="00521924"/>
    <w:rsid w:val="005225A0"/>
    <w:rsid w:val="00524F7B"/>
    <w:rsid w:val="00525690"/>
    <w:rsid w:val="005260BE"/>
    <w:rsid w:val="00526B91"/>
    <w:rsid w:val="00526F41"/>
    <w:rsid w:val="005270C5"/>
    <w:rsid w:val="005277AB"/>
    <w:rsid w:val="00531EEB"/>
    <w:rsid w:val="005330DB"/>
    <w:rsid w:val="005338CC"/>
    <w:rsid w:val="00534B3A"/>
    <w:rsid w:val="00536D37"/>
    <w:rsid w:val="00541A96"/>
    <w:rsid w:val="005427EB"/>
    <w:rsid w:val="0054492D"/>
    <w:rsid w:val="0054636E"/>
    <w:rsid w:val="0054665C"/>
    <w:rsid w:val="00546805"/>
    <w:rsid w:val="00546A89"/>
    <w:rsid w:val="00547C9F"/>
    <w:rsid w:val="00547D18"/>
    <w:rsid w:val="0055042F"/>
    <w:rsid w:val="005512DA"/>
    <w:rsid w:val="0055171F"/>
    <w:rsid w:val="0055451F"/>
    <w:rsid w:val="00554682"/>
    <w:rsid w:val="005562A4"/>
    <w:rsid w:val="005574E4"/>
    <w:rsid w:val="005578A2"/>
    <w:rsid w:val="005579CA"/>
    <w:rsid w:val="00561869"/>
    <w:rsid w:val="005618FC"/>
    <w:rsid w:val="00562011"/>
    <w:rsid w:val="00562269"/>
    <w:rsid w:val="00562377"/>
    <w:rsid w:val="00563307"/>
    <w:rsid w:val="005635AE"/>
    <w:rsid w:val="005644CD"/>
    <w:rsid w:val="0056496A"/>
    <w:rsid w:val="00564A4B"/>
    <w:rsid w:val="0056507A"/>
    <w:rsid w:val="00566420"/>
    <w:rsid w:val="00567C2E"/>
    <w:rsid w:val="00567F00"/>
    <w:rsid w:val="00571116"/>
    <w:rsid w:val="00571E08"/>
    <w:rsid w:val="00572BC3"/>
    <w:rsid w:val="005757CC"/>
    <w:rsid w:val="005768C9"/>
    <w:rsid w:val="00577475"/>
    <w:rsid w:val="00581503"/>
    <w:rsid w:val="00581789"/>
    <w:rsid w:val="00581AFB"/>
    <w:rsid w:val="005820FD"/>
    <w:rsid w:val="005823EC"/>
    <w:rsid w:val="005829C0"/>
    <w:rsid w:val="00583820"/>
    <w:rsid w:val="0058633A"/>
    <w:rsid w:val="00587264"/>
    <w:rsid w:val="00590E2D"/>
    <w:rsid w:val="00591656"/>
    <w:rsid w:val="00591EA2"/>
    <w:rsid w:val="005931B6"/>
    <w:rsid w:val="0059329E"/>
    <w:rsid w:val="005935DE"/>
    <w:rsid w:val="00593780"/>
    <w:rsid w:val="00593EFE"/>
    <w:rsid w:val="0059469B"/>
    <w:rsid w:val="005953CE"/>
    <w:rsid w:val="0059586C"/>
    <w:rsid w:val="00595AB8"/>
    <w:rsid w:val="00595BEB"/>
    <w:rsid w:val="005962FC"/>
    <w:rsid w:val="00597EC6"/>
    <w:rsid w:val="005A1FAF"/>
    <w:rsid w:val="005A24D7"/>
    <w:rsid w:val="005A2F94"/>
    <w:rsid w:val="005A4896"/>
    <w:rsid w:val="005A604B"/>
    <w:rsid w:val="005A6A40"/>
    <w:rsid w:val="005A6DE8"/>
    <w:rsid w:val="005A7964"/>
    <w:rsid w:val="005B08FF"/>
    <w:rsid w:val="005B189B"/>
    <w:rsid w:val="005B1C5B"/>
    <w:rsid w:val="005B1EFE"/>
    <w:rsid w:val="005B25A3"/>
    <w:rsid w:val="005B2DB7"/>
    <w:rsid w:val="005B4132"/>
    <w:rsid w:val="005B50A3"/>
    <w:rsid w:val="005B6451"/>
    <w:rsid w:val="005B6C23"/>
    <w:rsid w:val="005B7085"/>
    <w:rsid w:val="005C09B9"/>
    <w:rsid w:val="005C1897"/>
    <w:rsid w:val="005C3119"/>
    <w:rsid w:val="005C42CC"/>
    <w:rsid w:val="005C43A8"/>
    <w:rsid w:val="005C5EFA"/>
    <w:rsid w:val="005C6FD7"/>
    <w:rsid w:val="005C7074"/>
    <w:rsid w:val="005C75BF"/>
    <w:rsid w:val="005C7F24"/>
    <w:rsid w:val="005D0056"/>
    <w:rsid w:val="005D016A"/>
    <w:rsid w:val="005D30A8"/>
    <w:rsid w:val="005D36B9"/>
    <w:rsid w:val="005D3ABA"/>
    <w:rsid w:val="005E047B"/>
    <w:rsid w:val="005E222C"/>
    <w:rsid w:val="005E31A8"/>
    <w:rsid w:val="005E476E"/>
    <w:rsid w:val="005E4A3F"/>
    <w:rsid w:val="005E5A42"/>
    <w:rsid w:val="005E7785"/>
    <w:rsid w:val="005F2B50"/>
    <w:rsid w:val="005F3531"/>
    <w:rsid w:val="005F3E09"/>
    <w:rsid w:val="005F3F8C"/>
    <w:rsid w:val="005F4AA2"/>
    <w:rsid w:val="005F54DA"/>
    <w:rsid w:val="005F60AF"/>
    <w:rsid w:val="005F62E3"/>
    <w:rsid w:val="005F66F1"/>
    <w:rsid w:val="005F6B14"/>
    <w:rsid w:val="005F6B4F"/>
    <w:rsid w:val="00600391"/>
    <w:rsid w:val="00601847"/>
    <w:rsid w:val="00601E8E"/>
    <w:rsid w:val="00603246"/>
    <w:rsid w:val="00603663"/>
    <w:rsid w:val="006037EE"/>
    <w:rsid w:val="00604D15"/>
    <w:rsid w:val="00604E86"/>
    <w:rsid w:val="00606085"/>
    <w:rsid w:val="006061BA"/>
    <w:rsid w:val="00606C36"/>
    <w:rsid w:val="00606EB7"/>
    <w:rsid w:val="0061031C"/>
    <w:rsid w:val="00610B58"/>
    <w:rsid w:val="006111A0"/>
    <w:rsid w:val="00611E9F"/>
    <w:rsid w:val="00612BD2"/>
    <w:rsid w:val="00614C3C"/>
    <w:rsid w:val="00614D8E"/>
    <w:rsid w:val="0061575D"/>
    <w:rsid w:val="00615F94"/>
    <w:rsid w:val="00615FAD"/>
    <w:rsid w:val="0061697D"/>
    <w:rsid w:val="0061750C"/>
    <w:rsid w:val="00617A61"/>
    <w:rsid w:val="00621385"/>
    <w:rsid w:val="00621F24"/>
    <w:rsid w:val="00625A32"/>
    <w:rsid w:val="0062638E"/>
    <w:rsid w:val="00626E6B"/>
    <w:rsid w:val="00630A5A"/>
    <w:rsid w:val="00630DFB"/>
    <w:rsid w:val="00632ACF"/>
    <w:rsid w:val="006331BD"/>
    <w:rsid w:val="006335CC"/>
    <w:rsid w:val="0063375D"/>
    <w:rsid w:val="00635260"/>
    <w:rsid w:val="00636386"/>
    <w:rsid w:val="00636549"/>
    <w:rsid w:val="00636E29"/>
    <w:rsid w:val="00637168"/>
    <w:rsid w:val="00637449"/>
    <w:rsid w:val="006412EB"/>
    <w:rsid w:val="00642063"/>
    <w:rsid w:val="006427EE"/>
    <w:rsid w:val="0064291F"/>
    <w:rsid w:val="00642A34"/>
    <w:rsid w:val="00642F66"/>
    <w:rsid w:val="00644B47"/>
    <w:rsid w:val="00646E57"/>
    <w:rsid w:val="006505A5"/>
    <w:rsid w:val="00654217"/>
    <w:rsid w:val="00654322"/>
    <w:rsid w:val="006545AB"/>
    <w:rsid w:val="00654FD7"/>
    <w:rsid w:val="00655DB8"/>
    <w:rsid w:val="00660299"/>
    <w:rsid w:val="006616CE"/>
    <w:rsid w:val="00661B2A"/>
    <w:rsid w:val="00662C07"/>
    <w:rsid w:val="00665ABE"/>
    <w:rsid w:val="00666230"/>
    <w:rsid w:val="006668AE"/>
    <w:rsid w:val="00667257"/>
    <w:rsid w:val="00670115"/>
    <w:rsid w:val="00670E04"/>
    <w:rsid w:val="00671F35"/>
    <w:rsid w:val="00672836"/>
    <w:rsid w:val="006741EB"/>
    <w:rsid w:val="006742F1"/>
    <w:rsid w:val="00675D0C"/>
    <w:rsid w:val="00676588"/>
    <w:rsid w:val="00676751"/>
    <w:rsid w:val="00676970"/>
    <w:rsid w:val="006774A5"/>
    <w:rsid w:val="00680DED"/>
    <w:rsid w:val="00681515"/>
    <w:rsid w:val="00682E4B"/>
    <w:rsid w:val="00683C23"/>
    <w:rsid w:val="0068737D"/>
    <w:rsid w:val="00687987"/>
    <w:rsid w:val="00687F44"/>
    <w:rsid w:val="00690F4A"/>
    <w:rsid w:val="00691A88"/>
    <w:rsid w:val="00692DFA"/>
    <w:rsid w:val="00693D91"/>
    <w:rsid w:val="00693ED5"/>
    <w:rsid w:val="00694424"/>
    <w:rsid w:val="006958E5"/>
    <w:rsid w:val="00695B73"/>
    <w:rsid w:val="00696C5D"/>
    <w:rsid w:val="006974B8"/>
    <w:rsid w:val="006977DE"/>
    <w:rsid w:val="00697852"/>
    <w:rsid w:val="006A09E0"/>
    <w:rsid w:val="006A1483"/>
    <w:rsid w:val="006A19AE"/>
    <w:rsid w:val="006A2FD6"/>
    <w:rsid w:val="006A575F"/>
    <w:rsid w:val="006A57C8"/>
    <w:rsid w:val="006A589B"/>
    <w:rsid w:val="006A76B3"/>
    <w:rsid w:val="006B0361"/>
    <w:rsid w:val="006B0418"/>
    <w:rsid w:val="006B1F16"/>
    <w:rsid w:val="006B49E7"/>
    <w:rsid w:val="006B4EB4"/>
    <w:rsid w:val="006B4FAF"/>
    <w:rsid w:val="006B6046"/>
    <w:rsid w:val="006B7B75"/>
    <w:rsid w:val="006C0750"/>
    <w:rsid w:val="006C2005"/>
    <w:rsid w:val="006C2C6B"/>
    <w:rsid w:val="006C422D"/>
    <w:rsid w:val="006C4418"/>
    <w:rsid w:val="006C541B"/>
    <w:rsid w:val="006C6305"/>
    <w:rsid w:val="006C758F"/>
    <w:rsid w:val="006C7AC5"/>
    <w:rsid w:val="006D00AC"/>
    <w:rsid w:val="006D0C7A"/>
    <w:rsid w:val="006D1A22"/>
    <w:rsid w:val="006D1BAF"/>
    <w:rsid w:val="006D2495"/>
    <w:rsid w:val="006D2B72"/>
    <w:rsid w:val="006D4430"/>
    <w:rsid w:val="006D4D94"/>
    <w:rsid w:val="006D5BAA"/>
    <w:rsid w:val="006D72FC"/>
    <w:rsid w:val="006E00B4"/>
    <w:rsid w:val="006E0D95"/>
    <w:rsid w:val="006E28F7"/>
    <w:rsid w:val="006E2FCB"/>
    <w:rsid w:val="006E545C"/>
    <w:rsid w:val="006F0D5F"/>
    <w:rsid w:val="006F2BDE"/>
    <w:rsid w:val="006F3154"/>
    <w:rsid w:val="006F39E6"/>
    <w:rsid w:val="006F45FD"/>
    <w:rsid w:val="006F5256"/>
    <w:rsid w:val="006F6F6F"/>
    <w:rsid w:val="006F7186"/>
    <w:rsid w:val="00700960"/>
    <w:rsid w:val="00704592"/>
    <w:rsid w:val="00704BE2"/>
    <w:rsid w:val="0070531D"/>
    <w:rsid w:val="00706A26"/>
    <w:rsid w:val="00706AD2"/>
    <w:rsid w:val="00707CC7"/>
    <w:rsid w:val="00710913"/>
    <w:rsid w:val="007119AF"/>
    <w:rsid w:val="00711BC6"/>
    <w:rsid w:val="00711ED1"/>
    <w:rsid w:val="007128F9"/>
    <w:rsid w:val="00712B1C"/>
    <w:rsid w:val="007138A6"/>
    <w:rsid w:val="00714F64"/>
    <w:rsid w:val="0071531B"/>
    <w:rsid w:val="007164CF"/>
    <w:rsid w:val="00716A5A"/>
    <w:rsid w:val="00716AA6"/>
    <w:rsid w:val="007173D3"/>
    <w:rsid w:val="00717E2C"/>
    <w:rsid w:val="00722CD6"/>
    <w:rsid w:val="0072304A"/>
    <w:rsid w:val="0072321D"/>
    <w:rsid w:val="00723DAA"/>
    <w:rsid w:val="007246FA"/>
    <w:rsid w:val="00727574"/>
    <w:rsid w:val="007301B2"/>
    <w:rsid w:val="00730368"/>
    <w:rsid w:val="0073426B"/>
    <w:rsid w:val="00734B82"/>
    <w:rsid w:val="00735651"/>
    <w:rsid w:val="007358B6"/>
    <w:rsid w:val="007404D8"/>
    <w:rsid w:val="0074137A"/>
    <w:rsid w:val="00741411"/>
    <w:rsid w:val="007421B7"/>
    <w:rsid w:val="00742CCA"/>
    <w:rsid w:val="00743033"/>
    <w:rsid w:val="00743208"/>
    <w:rsid w:val="0074376D"/>
    <w:rsid w:val="007437B6"/>
    <w:rsid w:val="007460C8"/>
    <w:rsid w:val="00747312"/>
    <w:rsid w:val="00747DBC"/>
    <w:rsid w:val="007514C5"/>
    <w:rsid w:val="00752375"/>
    <w:rsid w:val="00753A1A"/>
    <w:rsid w:val="00753D91"/>
    <w:rsid w:val="00754568"/>
    <w:rsid w:val="0075556E"/>
    <w:rsid w:val="00755B5C"/>
    <w:rsid w:val="0075604F"/>
    <w:rsid w:val="00760778"/>
    <w:rsid w:val="007607C2"/>
    <w:rsid w:val="00762042"/>
    <w:rsid w:val="007627AA"/>
    <w:rsid w:val="007636C7"/>
    <w:rsid w:val="00764CD7"/>
    <w:rsid w:val="00764F2D"/>
    <w:rsid w:val="007664CB"/>
    <w:rsid w:val="00766A5B"/>
    <w:rsid w:val="00766D68"/>
    <w:rsid w:val="0077132E"/>
    <w:rsid w:val="0077253C"/>
    <w:rsid w:val="00772653"/>
    <w:rsid w:val="00773A77"/>
    <w:rsid w:val="00774B04"/>
    <w:rsid w:val="0077551D"/>
    <w:rsid w:val="007776FB"/>
    <w:rsid w:val="00780997"/>
    <w:rsid w:val="00781327"/>
    <w:rsid w:val="00781FC0"/>
    <w:rsid w:val="00782ADC"/>
    <w:rsid w:val="00782D62"/>
    <w:rsid w:val="00783ACE"/>
    <w:rsid w:val="00783BF5"/>
    <w:rsid w:val="00783E50"/>
    <w:rsid w:val="00784D45"/>
    <w:rsid w:val="00784DBF"/>
    <w:rsid w:val="007907B1"/>
    <w:rsid w:val="007909DE"/>
    <w:rsid w:val="0079202C"/>
    <w:rsid w:val="00792A6D"/>
    <w:rsid w:val="00792B70"/>
    <w:rsid w:val="00795598"/>
    <w:rsid w:val="007956D5"/>
    <w:rsid w:val="00796671"/>
    <w:rsid w:val="0079762B"/>
    <w:rsid w:val="007A3DA0"/>
    <w:rsid w:val="007A42EF"/>
    <w:rsid w:val="007A4E05"/>
    <w:rsid w:val="007A60A6"/>
    <w:rsid w:val="007A6444"/>
    <w:rsid w:val="007A7D64"/>
    <w:rsid w:val="007B03D3"/>
    <w:rsid w:val="007B0D3D"/>
    <w:rsid w:val="007B1838"/>
    <w:rsid w:val="007B2690"/>
    <w:rsid w:val="007B3027"/>
    <w:rsid w:val="007B3993"/>
    <w:rsid w:val="007B562C"/>
    <w:rsid w:val="007B775E"/>
    <w:rsid w:val="007C0CED"/>
    <w:rsid w:val="007C138B"/>
    <w:rsid w:val="007C1978"/>
    <w:rsid w:val="007C2255"/>
    <w:rsid w:val="007C2C85"/>
    <w:rsid w:val="007C3AFE"/>
    <w:rsid w:val="007C3C91"/>
    <w:rsid w:val="007C3D35"/>
    <w:rsid w:val="007C747B"/>
    <w:rsid w:val="007D0861"/>
    <w:rsid w:val="007D24E2"/>
    <w:rsid w:val="007D3C17"/>
    <w:rsid w:val="007D5179"/>
    <w:rsid w:val="007D5EB7"/>
    <w:rsid w:val="007D7F3E"/>
    <w:rsid w:val="007E1F5F"/>
    <w:rsid w:val="007E2A15"/>
    <w:rsid w:val="007E2FB7"/>
    <w:rsid w:val="007E405D"/>
    <w:rsid w:val="007E5C20"/>
    <w:rsid w:val="007E5F55"/>
    <w:rsid w:val="007E6D6C"/>
    <w:rsid w:val="007E7237"/>
    <w:rsid w:val="007F1B3C"/>
    <w:rsid w:val="007F2686"/>
    <w:rsid w:val="007F2DC2"/>
    <w:rsid w:val="007F32C8"/>
    <w:rsid w:val="007F5901"/>
    <w:rsid w:val="007F6072"/>
    <w:rsid w:val="007F7855"/>
    <w:rsid w:val="007F78F1"/>
    <w:rsid w:val="00800390"/>
    <w:rsid w:val="00801957"/>
    <w:rsid w:val="00802D61"/>
    <w:rsid w:val="00803FF6"/>
    <w:rsid w:val="0080404D"/>
    <w:rsid w:val="0080426A"/>
    <w:rsid w:val="008055FD"/>
    <w:rsid w:val="008064C3"/>
    <w:rsid w:val="0080652A"/>
    <w:rsid w:val="00806EEF"/>
    <w:rsid w:val="00807186"/>
    <w:rsid w:val="0081026C"/>
    <w:rsid w:val="00811E7B"/>
    <w:rsid w:val="0081261D"/>
    <w:rsid w:val="00812664"/>
    <w:rsid w:val="00812AD2"/>
    <w:rsid w:val="00813AC9"/>
    <w:rsid w:val="00813FDC"/>
    <w:rsid w:val="008147AB"/>
    <w:rsid w:val="00814DCF"/>
    <w:rsid w:val="00817EFC"/>
    <w:rsid w:val="00821321"/>
    <w:rsid w:val="00822005"/>
    <w:rsid w:val="00825181"/>
    <w:rsid w:val="008257A3"/>
    <w:rsid w:val="008272A6"/>
    <w:rsid w:val="00827AFC"/>
    <w:rsid w:val="008317A6"/>
    <w:rsid w:val="00831D90"/>
    <w:rsid w:val="00831F5F"/>
    <w:rsid w:val="008329FD"/>
    <w:rsid w:val="00832F52"/>
    <w:rsid w:val="008333C6"/>
    <w:rsid w:val="00833416"/>
    <w:rsid w:val="00833FF7"/>
    <w:rsid w:val="0083433E"/>
    <w:rsid w:val="008356F2"/>
    <w:rsid w:val="0083690F"/>
    <w:rsid w:val="00836C52"/>
    <w:rsid w:val="00837AF2"/>
    <w:rsid w:val="00840CEE"/>
    <w:rsid w:val="00841D25"/>
    <w:rsid w:val="0084274D"/>
    <w:rsid w:val="00842F98"/>
    <w:rsid w:val="00843D4B"/>
    <w:rsid w:val="008440F8"/>
    <w:rsid w:val="00844298"/>
    <w:rsid w:val="008445CB"/>
    <w:rsid w:val="00844F18"/>
    <w:rsid w:val="0084669B"/>
    <w:rsid w:val="00846849"/>
    <w:rsid w:val="008471E8"/>
    <w:rsid w:val="0084730F"/>
    <w:rsid w:val="00850721"/>
    <w:rsid w:val="0085122C"/>
    <w:rsid w:val="0085124A"/>
    <w:rsid w:val="00851B7C"/>
    <w:rsid w:val="008528DC"/>
    <w:rsid w:val="00853D38"/>
    <w:rsid w:val="00854452"/>
    <w:rsid w:val="00854806"/>
    <w:rsid w:val="00854900"/>
    <w:rsid w:val="008557CD"/>
    <w:rsid w:val="00855F31"/>
    <w:rsid w:val="00856D3E"/>
    <w:rsid w:val="00860626"/>
    <w:rsid w:val="00861A56"/>
    <w:rsid w:val="008632D6"/>
    <w:rsid w:val="00863A6F"/>
    <w:rsid w:val="008644BE"/>
    <w:rsid w:val="00864804"/>
    <w:rsid w:val="00870B75"/>
    <w:rsid w:val="00871D64"/>
    <w:rsid w:val="0087216E"/>
    <w:rsid w:val="00872CE6"/>
    <w:rsid w:val="00872E44"/>
    <w:rsid w:val="00873618"/>
    <w:rsid w:val="00873A5F"/>
    <w:rsid w:val="008745E6"/>
    <w:rsid w:val="0087585D"/>
    <w:rsid w:val="00875AEC"/>
    <w:rsid w:val="00875C58"/>
    <w:rsid w:val="00875FB7"/>
    <w:rsid w:val="00875FD8"/>
    <w:rsid w:val="00876D91"/>
    <w:rsid w:val="008770B6"/>
    <w:rsid w:val="00881AD8"/>
    <w:rsid w:val="008824B2"/>
    <w:rsid w:val="00882C72"/>
    <w:rsid w:val="00883B35"/>
    <w:rsid w:val="008856BE"/>
    <w:rsid w:val="00885A6B"/>
    <w:rsid w:val="008875DA"/>
    <w:rsid w:val="00891A8B"/>
    <w:rsid w:val="00893665"/>
    <w:rsid w:val="00893A9C"/>
    <w:rsid w:val="0089401E"/>
    <w:rsid w:val="00897429"/>
    <w:rsid w:val="00897A02"/>
    <w:rsid w:val="008A43BF"/>
    <w:rsid w:val="008A5521"/>
    <w:rsid w:val="008B060E"/>
    <w:rsid w:val="008B17D4"/>
    <w:rsid w:val="008B1986"/>
    <w:rsid w:val="008B20A9"/>
    <w:rsid w:val="008B3DAB"/>
    <w:rsid w:val="008B4C8A"/>
    <w:rsid w:val="008B50D4"/>
    <w:rsid w:val="008B5EEF"/>
    <w:rsid w:val="008B5F62"/>
    <w:rsid w:val="008B6022"/>
    <w:rsid w:val="008B692B"/>
    <w:rsid w:val="008C2091"/>
    <w:rsid w:val="008C366F"/>
    <w:rsid w:val="008C3CD3"/>
    <w:rsid w:val="008C5371"/>
    <w:rsid w:val="008C7DBE"/>
    <w:rsid w:val="008D15DF"/>
    <w:rsid w:val="008D1603"/>
    <w:rsid w:val="008D181F"/>
    <w:rsid w:val="008D239D"/>
    <w:rsid w:val="008D29E2"/>
    <w:rsid w:val="008D2B13"/>
    <w:rsid w:val="008D3764"/>
    <w:rsid w:val="008D4FD6"/>
    <w:rsid w:val="008D54AF"/>
    <w:rsid w:val="008D59CC"/>
    <w:rsid w:val="008D60B4"/>
    <w:rsid w:val="008D64C0"/>
    <w:rsid w:val="008D7505"/>
    <w:rsid w:val="008D75F6"/>
    <w:rsid w:val="008D79F4"/>
    <w:rsid w:val="008E0806"/>
    <w:rsid w:val="008E0C01"/>
    <w:rsid w:val="008E0DAA"/>
    <w:rsid w:val="008E0FB6"/>
    <w:rsid w:val="008E0FD2"/>
    <w:rsid w:val="008E1261"/>
    <w:rsid w:val="008E1E39"/>
    <w:rsid w:val="008E2F7D"/>
    <w:rsid w:val="008E3425"/>
    <w:rsid w:val="008E56AD"/>
    <w:rsid w:val="008E6DD0"/>
    <w:rsid w:val="008F05DF"/>
    <w:rsid w:val="008F17E6"/>
    <w:rsid w:val="008F2993"/>
    <w:rsid w:val="008F41B7"/>
    <w:rsid w:val="008F4CA3"/>
    <w:rsid w:val="008F5B5D"/>
    <w:rsid w:val="008F62EF"/>
    <w:rsid w:val="008F63A7"/>
    <w:rsid w:val="008F6911"/>
    <w:rsid w:val="008F6C6E"/>
    <w:rsid w:val="00900FE9"/>
    <w:rsid w:val="009024F7"/>
    <w:rsid w:val="0090286E"/>
    <w:rsid w:val="00902D2B"/>
    <w:rsid w:val="009034BF"/>
    <w:rsid w:val="0090406B"/>
    <w:rsid w:val="0090431C"/>
    <w:rsid w:val="00905B60"/>
    <w:rsid w:val="00906743"/>
    <w:rsid w:val="009077E9"/>
    <w:rsid w:val="0091012A"/>
    <w:rsid w:val="00910148"/>
    <w:rsid w:val="009103ED"/>
    <w:rsid w:val="00911374"/>
    <w:rsid w:val="009126EF"/>
    <w:rsid w:val="00912769"/>
    <w:rsid w:val="009135E1"/>
    <w:rsid w:val="00914AE3"/>
    <w:rsid w:val="00920E35"/>
    <w:rsid w:val="00922972"/>
    <w:rsid w:val="00923D86"/>
    <w:rsid w:val="00924AF1"/>
    <w:rsid w:val="009250B3"/>
    <w:rsid w:val="009261FD"/>
    <w:rsid w:val="00926743"/>
    <w:rsid w:val="009268F8"/>
    <w:rsid w:val="0092691A"/>
    <w:rsid w:val="00930B39"/>
    <w:rsid w:val="00930FA2"/>
    <w:rsid w:val="00935320"/>
    <w:rsid w:val="009361DC"/>
    <w:rsid w:val="00940877"/>
    <w:rsid w:val="0094178A"/>
    <w:rsid w:val="00941AEB"/>
    <w:rsid w:val="00941D39"/>
    <w:rsid w:val="00942E7F"/>
    <w:rsid w:val="00942FF6"/>
    <w:rsid w:val="009437A3"/>
    <w:rsid w:val="009442B5"/>
    <w:rsid w:val="00945A47"/>
    <w:rsid w:val="00945A76"/>
    <w:rsid w:val="00946CDA"/>
    <w:rsid w:val="0094708C"/>
    <w:rsid w:val="0094728E"/>
    <w:rsid w:val="0095013A"/>
    <w:rsid w:val="00955636"/>
    <w:rsid w:val="00955ED7"/>
    <w:rsid w:val="0095600C"/>
    <w:rsid w:val="00956677"/>
    <w:rsid w:val="00956FAA"/>
    <w:rsid w:val="009576D4"/>
    <w:rsid w:val="009638E7"/>
    <w:rsid w:val="0096403D"/>
    <w:rsid w:val="009644F7"/>
    <w:rsid w:val="00964845"/>
    <w:rsid w:val="00964A11"/>
    <w:rsid w:val="00965F17"/>
    <w:rsid w:val="009668C7"/>
    <w:rsid w:val="00967F0E"/>
    <w:rsid w:val="00971212"/>
    <w:rsid w:val="00971B75"/>
    <w:rsid w:val="00971D00"/>
    <w:rsid w:val="00971ED7"/>
    <w:rsid w:val="00972A25"/>
    <w:rsid w:val="00972C15"/>
    <w:rsid w:val="009747B2"/>
    <w:rsid w:val="009748B7"/>
    <w:rsid w:val="00974A70"/>
    <w:rsid w:val="0098141B"/>
    <w:rsid w:val="009814D7"/>
    <w:rsid w:val="00985951"/>
    <w:rsid w:val="00985FEF"/>
    <w:rsid w:val="00986806"/>
    <w:rsid w:val="0099108F"/>
    <w:rsid w:val="0099154D"/>
    <w:rsid w:val="009926A0"/>
    <w:rsid w:val="00992C2E"/>
    <w:rsid w:val="00993EAF"/>
    <w:rsid w:val="00993EE5"/>
    <w:rsid w:val="0099564E"/>
    <w:rsid w:val="00996311"/>
    <w:rsid w:val="0099646B"/>
    <w:rsid w:val="009964EB"/>
    <w:rsid w:val="009A01A0"/>
    <w:rsid w:val="009A0263"/>
    <w:rsid w:val="009A1B73"/>
    <w:rsid w:val="009A1E53"/>
    <w:rsid w:val="009A2057"/>
    <w:rsid w:val="009A5F34"/>
    <w:rsid w:val="009A6583"/>
    <w:rsid w:val="009A7527"/>
    <w:rsid w:val="009B0B9A"/>
    <w:rsid w:val="009B3EF5"/>
    <w:rsid w:val="009B481E"/>
    <w:rsid w:val="009B6204"/>
    <w:rsid w:val="009B64C2"/>
    <w:rsid w:val="009B68C5"/>
    <w:rsid w:val="009C062B"/>
    <w:rsid w:val="009C094E"/>
    <w:rsid w:val="009C13D3"/>
    <w:rsid w:val="009C3A7D"/>
    <w:rsid w:val="009C3C13"/>
    <w:rsid w:val="009C3C82"/>
    <w:rsid w:val="009C4155"/>
    <w:rsid w:val="009C470F"/>
    <w:rsid w:val="009C5485"/>
    <w:rsid w:val="009C6108"/>
    <w:rsid w:val="009C78F8"/>
    <w:rsid w:val="009C7B4A"/>
    <w:rsid w:val="009D0316"/>
    <w:rsid w:val="009D17A6"/>
    <w:rsid w:val="009D1FC5"/>
    <w:rsid w:val="009D3D5A"/>
    <w:rsid w:val="009D41B5"/>
    <w:rsid w:val="009D5547"/>
    <w:rsid w:val="009D6621"/>
    <w:rsid w:val="009D6C0D"/>
    <w:rsid w:val="009D7621"/>
    <w:rsid w:val="009E04FE"/>
    <w:rsid w:val="009E0B6C"/>
    <w:rsid w:val="009E47A0"/>
    <w:rsid w:val="009E683E"/>
    <w:rsid w:val="009E6E07"/>
    <w:rsid w:val="009E7344"/>
    <w:rsid w:val="009E7E07"/>
    <w:rsid w:val="009F197F"/>
    <w:rsid w:val="009F286D"/>
    <w:rsid w:val="009F3527"/>
    <w:rsid w:val="009F489E"/>
    <w:rsid w:val="009F51A0"/>
    <w:rsid w:val="009F6669"/>
    <w:rsid w:val="009F6DAC"/>
    <w:rsid w:val="00A01A6C"/>
    <w:rsid w:val="00A024FC"/>
    <w:rsid w:val="00A02D9E"/>
    <w:rsid w:val="00A02EB3"/>
    <w:rsid w:val="00A03212"/>
    <w:rsid w:val="00A035AE"/>
    <w:rsid w:val="00A04372"/>
    <w:rsid w:val="00A043A9"/>
    <w:rsid w:val="00A05DD5"/>
    <w:rsid w:val="00A070C5"/>
    <w:rsid w:val="00A07857"/>
    <w:rsid w:val="00A10D30"/>
    <w:rsid w:val="00A1184B"/>
    <w:rsid w:val="00A1261E"/>
    <w:rsid w:val="00A12710"/>
    <w:rsid w:val="00A129E4"/>
    <w:rsid w:val="00A139F5"/>
    <w:rsid w:val="00A14791"/>
    <w:rsid w:val="00A157E4"/>
    <w:rsid w:val="00A170B0"/>
    <w:rsid w:val="00A20832"/>
    <w:rsid w:val="00A21B05"/>
    <w:rsid w:val="00A21F7B"/>
    <w:rsid w:val="00A225D1"/>
    <w:rsid w:val="00A2300C"/>
    <w:rsid w:val="00A24576"/>
    <w:rsid w:val="00A2511F"/>
    <w:rsid w:val="00A25DAB"/>
    <w:rsid w:val="00A26CB0"/>
    <w:rsid w:val="00A26E84"/>
    <w:rsid w:val="00A270E7"/>
    <w:rsid w:val="00A312FB"/>
    <w:rsid w:val="00A31D0E"/>
    <w:rsid w:val="00A33DDB"/>
    <w:rsid w:val="00A3453D"/>
    <w:rsid w:val="00A3561A"/>
    <w:rsid w:val="00A3564D"/>
    <w:rsid w:val="00A4126A"/>
    <w:rsid w:val="00A413C2"/>
    <w:rsid w:val="00A41A21"/>
    <w:rsid w:val="00A41F99"/>
    <w:rsid w:val="00A4225F"/>
    <w:rsid w:val="00A434A6"/>
    <w:rsid w:val="00A442E3"/>
    <w:rsid w:val="00A44A3B"/>
    <w:rsid w:val="00A45986"/>
    <w:rsid w:val="00A467F6"/>
    <w:rsid w:val="00A54471"/>
    <w:rsid w:val="00A54D53"/>
    <w:rsid w:val="00A55672"/>
    <w:rsid w:val="00A603E4"/>
    <w:rsid w:val="00A62150"/>
    <w:rsid w:val="00A62AAE"/>
    <w:rsid w:val="00A63FC8"/>
    <w:rsid w:val="00A65014"/>
    <w:rsid w:val="00A71F0A"/>
    <w:rsid w:val="00A7206F"/>
    <w:rsid w:val="00A72255"/>
    <w:rsid w:val="00A7295D"/>
    <w:rsid w:val="00A73BDD"/>
    <w:rsid w:val="00A745EC"/>
    <w:rsid w:val="00A75821"/>
    <w:rsid w:val="00A75DE3"/>
    <w:rsid w:val="00A768B2"/>
    <w:rsid w:val="00A810E6"/>
    <w:rsid w:val="00A81311"/>
    <w:rsid w:val="00A817E7"/>
    <w:rsid w:val="00A825C2"/>
    <w:rsid w:val="00A827C4"/>
    <w:rsid w:val="00A833C7"/>
    <w:rsid w:val="00A83A72"/>
    <w:rsid w:val="00A85C0A"/>
    <w:rsid w:val="00A85F44"/>
    <w:rsid w:val="00A86FEE"/>
    <w:rsid w:val="00A90BF2"/>
    <w:rsid w:val="00A92E87"/>
    <w:rsid w:val="00A937B1"/>
    <w:rsid w:val="00A9399C"/>
    <w:rsid w:val="00A9432E"/>
    <w:rsid w:val="00A961A4"/>
    <w:rsid w:val="00A96C21"/>
    <w:rsid w:val="00AA36A3"/>
    <w:rsid w:val="00AA4ACC"/>
    <w:rsid w:val="00AA58C1"/>
    <w:rsid w:val="00AA6762"/>
    <w:rsid w:val="00AA76AC"/>
    <w:rsid w:val="00AA7F6E"/>
    <w:rsid w:val="00AB188A"/>
    <w:rsid w:val="00AB1A6C"/>
    <w:rsid w:val="00AB2782"/>
    <w:rsid w:val="00AB3F35"/>
    <w:rsid w:val="00AB40F1"/>
    <w:rsid w:val="00AB6882"/>
    <w:rsid w:val="00AB6F47"/>
    <w:rsid w:val="00AC08C1"/>
    <w:rsid w:val="00AC0CF9"/>
    <w:rsid w:val="00AC10A2"/>
    <w:rsid w:val="00AC1701"/>
    <w:rsid w:val="00AC1EC5"/>
    <w:rsid w:val="00AC39C8"/>
    <w:rsid w:val="00AC3AC7"/>
    <w:rsid w:val="00AC3EE8"/>
    <w:rsid w:val="00AC5A6F"/>
    <w:rsid w:val="00AC6A7E"/>
    <w:rsid w:val="00AD017A"/>
    <w:rsid w:val="00AD0569"/>
    <w:rsid w:val="00AD07F0"/>
    <w:rsid w:val="00AD0FFF"/>
    <w:rsid w:val="00AD1072"/>
    <w:rsid w:val="00AD11F8"/>
    <w:rsid w:val="00AD196D"/>
    <w:rsid w:val="00AD2D5A"/>
    <w:rsid w:val="00AD4576"/>
    <w:rsid w:val="00AD51A6"/>
    <w:rsid w:val="00AD60F9"/>
    <w:rsid w:val="00AD749D"/>
    <w:rsid w:val="00AD7AB0"/>
    <w:rsid w:val="00AD7FB2"/>
    <w:rsid w:val="00AE01B7"/>
    <w:rsid w:val="00AE0E70"/>
    <w:rsid w:val="00AE1B15"/>
    <w:rsid w:val="00AE386F"/>
    <w:rsid w:val="00AE5D9B"/>
    <w:rsid w:val="00AE74D5"/>
    <w:rsid w:val="00AF065A"/>
    <w:rsid w:val="00AF18AD"/>
    <w:rsid w:val="00AF3C83"/>
    <w:rsid w:val="00AF3DF4"/>
    <w:rsid w:val="00AF3F3A"/>
    <w:rsid w:val="00AF5655"/>
    <w:rsid w:val="00AF6698"/>
    <w:rsid w:val="00B00D66"/>
    <w:rsid w:val="00B01667"/>
    <w:rsid w:val="00B01C77"/>
    <w:rsid w:val="00B0209F"/>
    <w:rsid w:val="00B039EC"/>
    <w:rsid w:val="00B03BB9"/>
    <w:rsid w:val="00B043E3"/>
    <w:rsid w:val="00B04A42"/>
    <w:rsid w:val="00B04E42"/>
    <w:rsid w:val="00B07333"/>
    <w:rsid w:val="00B10062"/>
    <w:rsid w:val="00B12847"/>
    <w:rsid w:val="00B12D65"/>
    <w:rsid w:val="00B1590F"/>
    <w:rsid w:val="00B16DFD"/>
    <w:rsid w:val="00B205BB"/>
    <w:rsid w:val="00B213EB"/>
    <w:rsid w:val="00B21B19"/>
    <w:rsid w:val="00B237C5"/>
    <w:rsid w:val="00B25B7A"/>
    <w:rsid w:val="00B260D5"/>
    <w:rsid w:val="00B30390"/>
    <w:rsid w:val="00B31411"/>
    <w:rsid w:val="00B32351"/>
    <w:rsid w:val="00B323A7"/>
    <w:rsid w:val="00B32C12"/>
    <w:rsid w:val="00B34640"/>
    <w:rsid w:val="00B346A4"/>
    <w:rsid w:val="00B34793"/>
    <w:rsid w:val="00B3489F"/>
    <w:rsid w:val="00B3658B"/>
    <w:rsid w:val="00B3678E"/>
    <w:rsid w:val="00B36CC2"/>
    <w:rsid w:val="00B37E00"/>
    <w:rsid w:val="00B40E6C"/>
    <w:rsid w:val="00B42D2A"/>
    <w:rsid w:val="00B4405D"/>
    <w:rsid w:val="00B444A8"/>
    <w:rsid w:val="00B453E9"/>
    <w:rsid w:val="00B46A26"/>
    <w:rsid w:val="00B505ED"/>
    <w:rsid w:val="00B50B74"/>
    <w:rsid w:val="00B51DA7"/>
    <w:rsid w:val="00B528F3"/>
    <w:rsid w:val="00B52CD1"/>
    <w:rsid w:val="00B5454E"/>
    <w:rsid w:val="00B5546E"/>
    <w:rsid w:val="00B55924"/>
    <w:rsid w:val="00B559DB"/>
    <w:rsid w:val="00B56266"/>
    <w:rsid w:val="00B567A7"/>
    <w:rsid w:val="00B6037D"/>
    <w:rsid w:val="00B60BB5"/>
    <w:rsid w:val="00B60FD7"/>
    <w:rsid w:val="00B61A4A"/>
    <w:rsid w:val="00B63E6B"/>
    <w:rsid w:val="00B66979"/>
    <w:rsid w:val="00B67173"/>
    <w:rsid w:val="00B673B1"/>
    <w:rsid w:val="00B70263"/>
    <w:rsid w:val="00B70335"/>
    <w:rsid w:val="00B70DAA"/>
    <w:rsid w:val="00B744F4"/>
    <w:rsid w:val="00B760E2"/>
    <w:rsid w:val="00B76EBF"/>
    <w:rsid w:val="00B778DC"/>
    <w:rsid w:val="00B81C92"/>
    <w:rsid w:val="00B83A55"/>
    <w:rsid w:val="00B84369"/>
    <w:rsid w:val="00B8445A"/>
    <w:rsid w:val="00B84900"/>
    <w:rsid w:val="00B8572D"/>
    <w:rsid w:val="00B85944"/>
    <w:rsid w:val="00B8678B"/>
    <w:rsid w:val="00B86D4E"/>
    <w:rsid w:val="00B872E9"/>
    <w:rsid w:val="00B87488"/>
    <w:rsid w:val="00B87554"/>
    <w:rsid w:val="00B9053D"/>
    <w:rsid w:val="00B90E5A"/>
    <w:rsid w:val="00B9137F"/>
    <w:rsid w:val="00B91396"/>
    <w:rsid w:val="00B91DF3"/>
    <w:rsid w:val="00B93D34"/>
    <w:rsid w:val="00B94E19"/>
    <w:rsid w:val="00B950B5"/>
    <w:rsid w:val="00B95453"/>
    <w:rsid w:val="00B96EBD"/>
    <w:rsid w:val="00B978DA"/>
    <w:rsid w:val="00BA31B5"/>
    <w:rsid w:val="00BA65A8"/>
    <w:rsid w:val="00BA7EAD"/>
    <w:rsid w:val="00BB0720"/>
    <w:rsid w:val="00BB0862"/>
    <w:rsid w:val="00BB33AD"/>
    <w:rsid w:val="00BB5352"/>
    <w:rsid w:val="00BB6603"/>
    <w:rsid w:val="00BC100C"/>
    <w:rsid w:val="00BC3077"/>
    <w:rsid w:val="00BC4D88"/>
    <w:rsid w:val="00BC5C49"/>
    <w:rsid w:val="00BC6B06"/>
    <w:rsid w:val="00BD1A32"/>
    <w:rsid w:val="00BD49C0"/>
    <w:rsid w:val="00BD78F5"/>
    <w:rsid w:val="00BE01DE"/>
    <w:rsid w:val="00BE0BB6"/>
    <w:rsid w:val="00BE24BF"/>
    <w:rsid w:val="00BE25D0"/>
    <w:rsid w:val="00BE408E"/>
    <w:rsid w:val="00BE483C"/>
    <w:rsid w:val="00BE4D69"/>
    <w:rsid w:val="00BF07EE"/>
    <w:rsid w:val="00BF24B2"/>
    <w:rsid w:val="00BF28E7"/>
    <w:rsid w:val="00BF5AD7"/>
    <w:rsid w:val="00BF5AF0"/>
    <w:rsid w:val="00BF5BAA"/>
    <w:rsid w:val="00BF70B7"/>
    <w:rsid w:val="00BF7E67"/>
    <w:rsid w:val="00C0493C"/>
    <w:rsid w:val="00C05661"/>
    <w:rsid w:val="00C062D0"/>
    <w:rsid w:val="00C06702"/>
    <w:rsid w:val="00C10D47"/>
    <w:rsid w:val="00C111D9"/>
    <w:rsid w:val="00C11D74"/>
    <w:rsid w:val="00C127C2"/>
    <w:rsid w:val="00C141EA"/>
    <w:rsid w:val="00C14229"/>
    <w:rsid w:val="00C16201"/>
    <w:rsid w:val="00C16BC8"/>
    <w:rsid w:val="00C17ED9"/>
    <w:rsid w:val="00C2061B"/>
    <w:rsid w:val="00C208A9"/>
    <w:rsid w:val="00C243D5"/>
    <w:rsid w:val="00C24C26"/>
    <w:rsid w:val="00C25058"/>
    <w:rsid w:val="00C26F87"/>
    <w:rsid w:val="00C27C10"/>
    <w:rsid w:val="00C30688"/>
    <w:rsid w:val="00C30CEE"/>
    <w:rsid w:val="00C33BAD"/>
    <w:rsid w:val="00C34009"/>
    <w:rsid w:val="00C34C42"/>
    <w:rsid w:val="00C34C78"/>
    <w:rsid w:val="00C366B3"/>
    <w:rsid w:val="00C404D6"/>
    <w:rsid w:val="00C4259A"/>
    <w:rsid w:val="00C44813"/>
    <w:rsid w:val="00C4599D"/>
    <w:rsid w:val="00C45BF5"/>
    <w:rsid w:val="00C470CB"/>
    <w:rsid w:val="00C471CC"/>
    <w:rsid w:val="00C473BC"/>
    <w:rsid w:val="00C47794"/>
    <w:rsid w:val="00C51406"/>
    <w:rsid w:val="00C51F89"/>
    <w:rsid w:val="00C52AAE"/>
    <w:rsid w:val="00C53609"/>
    <w:rsid w:val="00C54E2B"/>
    <w:rsid w:val="00C55422"/>
    <w:rsid w:val="00C559C4"/>
    <w:rsid w:val="00C56ABB"/>
    <w:rsid w:val="00C60B5E"/>
    <w:rsid w:val="00C619E4"/>
    <w:rsid w:val="00C63172"/>
    <w:rsid w:val="00C63757"/>
    <w:rsid w:val="00C6421F"/>
    <w:rsid w:val="00C64530"/>
    <w:rsid w:val="00C64E80"/>
    <w:rsid w:val="00C6531A"/>
    <w:rsid w:val="00C655E6"/>
    <w:rsid w:val="00C664FD"/>
    <w:rsid w:val="00C66F03"/>
    <w:rsid w:val="00C67896"/>
    <w:rsid w:val="00C67AF2"/>
    <w:rsid w:val="00C7175F"/>
    <w:rsid w:val="00C728CF"/>
    <w:rsid w:val="00C735CA"/>
    <w:rsid w:val="00C74810"/>
    <w:rsid w:val="00C7538B"/>
    <w:rsid w:val="00C8016B"/>
    <w:rsid w:val="00C8201C"/>
    <w:rsid w:val="00C82045"/>
    <w:rsid w:val="00C82881"/>
    <w:rsid w:val="00C82A47"/>
    <w:rsid w:val="00C82D35"/>
    <w:rsid w:val="00C83C09"/>
    <w:rsid w:val="00C84B87"/>
    <w:rsid w:val="00C84CFC"/>
    <w:rsid w:val="00C84DB0"/>
    <w:rsid w:val="00C86A2A"/>
    <w:rsid w:val="00C900E3"/>
    <w:rsid w:val="00C91452"/>
    <w:rsid w:val="00C91C5E"/>
    <w:rsid w:val="00C92977"/>
    <w:rsid w:val="00C92BF5"/>
    <w:rsid w:val="00C93005"/>
    <w:rsid w:val="00C9407C"/>
    <w:rsid w:val="00C9479C"/>
    <w:rsid w:val="00C960CB"/>
    <w:rsid w:val="00C9723C"/>
    <w:rsid w:val="00C978A7"/>
    <w:rsid w:val="00CA0798"/>
    <w:rsid w:val="00CA0DBA"/>
    <w:rsid w:val="00CA1968"/>
    <w:rsid w:val="00CA3E1A"/>
    <w:rsid w:val="00CA4256"/>
    <w:rsid w:val="00CA4498"/>
    <w:rsid w:val="00CA44BC"/>
    <w:rsid w:val="00CA4519"/>
    <w:rsid w:val="00CA47F1"/>
    <w:rsid w:val="00CA50DC"/>
    <w:rsid w:val="00CA6706"/>
    <w:rsid w:val="00CA7009"/>
    <w:rsid w:val="00CA7013"/>
    <w:rsid w:val="00CA7BCC"/>
    <w:rsid w:val="00CB0069"/>
    <w:rsid w:val="00CB0541"/>
    <w:rsid w:val="00CB1C7D"/>
    <w:rsid w:val="00CB1E2C"/>
    <w:rsid w:val="00CB373C"/>
    <w:rsid w:val="00CB49F3"/>
    <w:rsid w:val="00CB4E31"/>
    <w:rsid w:val="00CB4FC1"/>
    <w:rsid w:val="00CB5445"/>
    <w:rsid w:val="00CB6A99"/>
    <w:rsid w:val="00CB72BA"/>
    <w:rsid w:val="00CC013F"/>
    <w:rsid w:val="00CC02BF"/>
    <w:rsid w:val="00CC2718"/>
    <w:rsid w:val="00CC2CA0"/>
    <w:rsid w:val="00CC3C92"/>
    <w:rsid w:val="00CC59C1"/>
    <w:rsid w:val="00CC5DA0"/>
    <w:rsid w:val="00CC665F"/>
    <w:rsid w:val="00CD095D"/>
    <w:rsid w:val="00CD3E36"/>
    <w:rsid w:val="00CD5043"/>
    <w:rsid w:val="00CD5091"/>
    <w:rsid w:val="00CD5EC5"/>
    <w:rsid w:val="00CD7E2B"/>
    <w:rsid w:val="00CE14F0"/>
    <w:rsid w:val="00CE2AC6"/>
    <w:rsid w:val="00CE34EF"/>
    <w:rsid w:val="00CE40D1"/>
    <w:rsid w:val="00CE4B6D"/>
    <w:rsid w:val="00CE5B0F"/>
    <w:rsid w:val="00CE7142"/>
    <w:rsid w:val="00CE75E5"/>
    <w:rsid w:val="00CE7B63"/>
    <w:rsid w:val="00CF1A16"/>
    <w:rsid w:val="00CF28E8"/>
    <w:rsid w:val="00CF37DD"/>
    <w:rsid w:val="00CF3BC2"/>
    <w:rsid w:val="00CF445B"/>
    <w:rsid w:val="00D0033B"/>
    <w:rsid w:val="00D01BBA"/>
    <w:rsid w:val="00D024C0"/>
    <w:rsid w:val="00D032BD"/>
    <w:rsid w:val="00D04C2C"/>
    <w:rsid w:val="00D051B4"/>
    <w:rsid w:val="00D06558"/>
    <w:rsid w:val="00D07BDA"/>
    <w:rsid w:val="00D12164"/>
    <w:rsid w:val="00D12C42"/>
    <w:rsid w:val="00D130E3"/>
    <w:rsid w:val="00D132D6"/>
    <w:rsid w:val="00D143B5"/>
    <w:rsid w:val="00D14923"/>
    <w:rsid w:val="00D14E83"/>
    <w:rsid w:val="00D1524F"/>
    <w:rsid w:val="00D176A0"/>
    <w:rsid w:val="00D218A4"/>
    <w:rsid w:val="00D22A80"/>
    <w:rsid w:val="00D2306A"/>
    <w:rsid w:val="00D267C0"/>
    <w:rsid w:val="00D275F6"/>
    <w:rsid w:val="00D308EB"/>
    <w:rsid w:val="00D30C7D"/>
    <w:rsid w:val="00D32ADD"/>
    <w:rsid w:val="00D33739"/>
    <w:rsid w:val="00D33A11"/>
    <w:rsid w:val="00D33DAB"/>
    <w:rsid w:val="00D34805"/>
    <w:rsid w:val="00D34DC4"/>
    <w:rsid w:val="00D3565B"/>
    <w:rsid w:val="00D376C2"/>
    <w:rsid w:val="00D37BC4"/>
    <w:rsid w:val="00D40B2B"/>
    <w:rsid w:val="00D4181B"/>
    <w:rsid w:val="00D41D69"/>
    <w:rsid w:val="00D42101"/>
    <w:rsid w:val="00D424E1"/>
    <w:rsid w:val="00D43BCE"/>
    <w:rsid w:val="00D43C81"/>
    <w:rsid w:val="00D4446F"/>
    <w:rsid w:val="00D44716"/>
    <w:rsid w:val="00D44B80"/>
    <w:rsid w:val="00D44C9D"/>
    <w:rsid w:val="00D47D42"/>
    <w:rsid w:val="00D5116C"/>
    <w:rsid w:val="00D51C1B"/>
    <w:rsid w:val="00D51CA5"/>
    <w:rsid w:val="00D530F9"/>
    <w:rsid w:val="00D53F0E"/>
    <w:rsid w:val="00D56039"/>
    <w:rsid w:val="00D57BF3"/>
    <w:rsid w:val="00D60698"/>
    <w:rsid w:val="00D60B2A"/>
    <w:rsid w:val="00D6107B"/>
    <w:rsid w:val="00D637C5"/>
    <w:rsid w:val="00D64C72"/>
    <w:rsid w:val="00D651D1"/>
    <w:rsid w:val="00D66223"/>
    <w:rsid w:val="00D6676E"/>
    <w:rsid w:val="00D677E7"/>
    <w:rsid w:val="00D7070B"/>
    <w:rsid w:val="00D714CE"/>
    <w:rsid w:val="00D721B2"/>
    <w:rsid w:val="00D72D86"/>
    <w:rsid w:val="00D73388"/>
    <w:rsid w:val="00D76D93"/>
    <w:rsid w:val="00D772F7"/>
    <w:rsid w:val="00D80BAD"/>
    <w:rsid w:val="00D82A6B"/>
    <w:rsid w:val="00D85A9B"/>
    <w:rsid w:val="00D86BF3"/>
    <w:rsid w:val="00D86BF6"/>
    <w:rsid w:val="00D90797"/>
    <w:rsid w:val="00D90A46"/>
    <w:rsid w:val="00D91C3C"/>
    <w:rsid w:val="00D91DB2"/>
    <w:rsid w:val="00D91EE9"/>
    <w:rsid w:val="00D92708"/>
    <w:rsid w:val="00D9366A"/>
    <w:rsid w:val="00D95104"/>
    <w:rsid w:val="00D951D1"/>
    <w:rsid w:val="00D95B49"/>
    <w:rsid w:val="00DA0D8D"/>
    <w:rsid w:val="00DA17B3"/>
    <w:rsid w:val="00DA3238"/>
    <w:rsid w:val="00DA347D"/>
    <w:rsid w:val="00DA537B"/>
    <w:rsid w:val="00DA5E24"/>
    <w:rsid w:val="00DA6AC5"/>
    <w:rsid w:val="00DA6B90"/>
    <w:rsid w:val="00DA7615"/>
    <w:rsid w:val="00DA778F"/>
    <w:rsid w:val="00DB0201"/>
    <w:rsid w:val="00DB1611"/>
    <w:rsid w:val="00DB4179"/>
    <w:rsid w:val="00DB48AB"/>
    <w:rsid w:val="00DB4F9B"/>
    <w:rsid w:val="00DB57F7"/>
    <w:rsid w:val="00DB61A0"/>
    <w:rsid w:val="00DC06CB"/>
    <w:rsid w:val="00DC15CA"/>
    <w:rsid w:val="00DC16E3"/>
    <w:rsid w:val="00DC3457"/>
    <w:rsid w:val="00DC34D9"/>
    <w:rsid w:val="00DC37AB"/>
    <w:rsid w:val="00DC4652"/>
    <w:rsid w:val="00DC4654"/>
    <w:rsid w:val="00DC616D"/>
    <w:rsid w:val="00DC6ECD"/>
    <w:rsid w:val="00DC7268"/>
    <w:rsid w:val="00DC7CFE"/>
    <w:rsid w:val="00DC7F89"/>
    <w:rsid w:val="00DD0796"/>
    <w:rsid w:val="00DD1FA8"/>
    <w:rsid w:val="00DD20D1"/>
    <w:rsid w:val="00DD2C14"/>
    <w:rsid w:val="00DD4C0D"/>
    <w:rsid w:val="00DD5B21"/>
    <w:rsid w:val="00DD5B73"/>
    <w:rsid w:val="00DE1B34"/>
    <w:rsid w:val="00DE366A"/>
    <w:rsid w:val="00DE3C2A"/>
    <w:rsid w:val="00DE3E3C"/>
    <w:rsid w:val="00DE45DA"/>
    <w:rsid w:val="00DE6846"/>
    <w:rsid w:val="00DE7646"/>
    <w:rsid w:val="00DF06BB"/>
    <w:rsid w:val="00DF204E"/>
    <w:rsid w:val="00DF22F3"/>
    <w:rsid w:val="00DF674B"/>
    <w:rsid w:val="00DF7C8B"/>
    <w:rsid w:val="00E00E6A"/>
    <w:rsid w:val="00E01517"/>
    <w:rsid w:val="00E022D3"/>
    <w:rsid w:val="00E029F2"/>
    <w:rsid w:val="00E03377"/>
    <w:rsid w:val="00E048B0"/>
    <w:rsid w:val="00E04BE7"/>
    <w:rsid w:val="00E0533B"/>
    <w:rsid w:val="00E068D2"/>
    <w:rsid w:val="00E0796D"/>
    <w:rsid w:val="00E10ED1"/>
    <w:rsid w:val="00E1100E"/>
    <w:rsid w:val="00E12697"/>
    <w:rsid w:val="00E12A07"/>
    <w:rsid w:val="00E131C7"/>
    <w:rsid w:val="00E13C4A"/>
    <w:rsid w:val="00E143F4"/>
    <w:rsid w:val="00E14E7F"/>
    <w:rsid w:val="00E17A18"/>
    <w:rsid w:val="00E21BA5"/>
    <w:rsid w:val="00E221AE"/>
    <w:rsid w:val="00E22DCC"/>
    <w:rsid w:val="00E23EEB"/>
    <w:rsid w:val="00E24153"/>
    <w:rsid w:val="00E24C0A"/>
    <w:rsid w:val="00E24DE0"/>
    <w:rsid w:val="00E25DCC"/>
    <w:rsid w:val="00E263AA"/>
    <w:rsid w:val="00E26611"/>
    <w:rsid w:val="00E26784"/>
    <w:rsid w:val="00E268CC"/>
    <w:rsid w:val="00E2791B"/>
    <w:rsid w:val="00E31E3E"/>
    <w:rsid w:val="00E32195"/>
    <w:rsid w:val="00E32898"/>
    <w:rsid w:val="00E33B24"/>
    <w:rsid w:val="00E3427F"/>
    <w:rsid w:val="00E34AB7"/>
    <w:rsid w:val="00E34B48"/>
    <w:rsid w:val="00E34F68"/>
    <w:rsid w:val="00E358BA"/>
    <w:rsid w:val="00E3619C"/>
    <w:rsid w:val="00E37032"/>
    <w:rsid w:val="00E377B4"/>
    <w:rsid w:val="00E40250"/>
    <w:rsid w:val="00E40400"/>
    <w:rsid w:val="00E40A0E"/>
    <w:rsid w:val="00E4145D"/>
    <w:rsid w:val="00E4341D"/>
    <w:rsid w:val="00E43603"/>
    <w:rsid w:val="00E44EB3"/>
    <w:rsid w:val="00E4686F"/>
    <w:rsid w:val="00E470F8"/>
    <w:rsid w:val="00E50D8F"/>
    <w:rsid w:val="00E51F67"/>
    <w:rsid w:val="00E52C0C"/>
    <w:rsid w:val="00E52F25"/>
    <w:rsid w:val="00E55540"/>
    <w:rsid w:val="00E55577"/>
    <w:rsid w:val="00E5595B"/>
    <w:rsid w:val="00E55BAC"/>
    <w:rsid w:val="00E55DF8"/>
    <w:rsid w:val="00E56C0D"/>
    <w:rsid w:val="00E62053"/>
    <w:rsid w:val="00E63678"/>
    <w:rsid w:val="00E6496B"/>
    <w:rsid w:val="00E64E28"/>
    <w:rsid w:val="00E64F0E"/>
    <w:rsid w:val="00E67341"/>
    <w:rsid w:val="00E67B3E"/>
    <w:rsid w:val="00E67E32"/>
    <w:rsid w:val="00E70BBD"/>
    <w:rsid w:val="00E7150E"/>
    <w:rsid w:val="00E720FF"/>
    <w:rsid w:val="00E72DEE"/>
    <w:rsid w:val="00E73665"/>
    <w:rsid w:val="00E73B83"/>
    <w:rsid w:val="00E7414D"/>
    <w:rsid w:val="00E744F5"/>
    <w:rsid w:val="00E75003"/>
    <w:rsid w:val="00E75D49"/>
    <w:rsid w:val="00E76C6F"/>
    <w:rsid w:val="00E80C86"/>
    <w:rsid w:val="00E81570"/>
    <w:rsid w:val="00E81BFC"/>
    <w:rsid w:val="00E81D34"/>
    <w:rsid w:val="00E84950"/>
    <w:rsid w:val="00E84B3F"/>
    <w:rsid w:val="00E853AF"/>
    <w:rsid w:val="00E85B46"/>
    <w:rsid w:val="00E85D49"/>
    <w:rsid w:val="00E8608B"/>
    <w:rsid w:val="00E86EF2"/>
    <w:rsid w:val="00E900F7"/>
    <w:rsid w:val="00E90FD6"/>
    <w:rsid w:val="00E939F0"/>
    <w:rsid w:val="00E947A6"/>
    <w:rsid w:val="00E94CCE"/>
    <w:rsid w:val="00E97118"/>
    <w:rsid w:val="00EA0E12"/>
    <w:rsid w:val="00EA20A2"/>
    <w:rsid w:val="00EA25B8"/>
    <w:rsid w:val="00EA3228"/>
    <w:rsid w:val="00EA43D3"/>
    <w:rsid w:val="00EA4459"/>
    <w:rsid w:val="00EA4D9A"/>
    <w:rsid w:val="00EA6772"/>
    <w:rsid w:val="00EA6EED"/>
    <w:rsid w:val="00EA70D3"/>
    <w:rsid w:val="00EA7D86"/>
    <w:rsid w:val="00EB18E2"/>
    <w:rsid w:val="00EB2607"/>
    <w:rsid w:val="00EB5589"/>
    <w:rsid w:val="00EB5A6F"/>
    <w:rsid w:val="00EB5B7A"/>
    <w:rsid w:val="00EB6A9E"/>
    <w:rsid w:val="00EC11C9"/>
    <w:rsid w:val="00EC21CC"/>
    <w:rsid w:val="00EC2486"/>
    <w:rsid w:val="00EC25D8"/>
    <w:rsid w:val="00EC2FA3"/>
    <w:rsid w:val="00EC3C39"/>
    <w:rsid w:val="00EC42F8"/>
    <w:rsid w:val="00EC50AB"/>
    <w:rsid w:val="00EC58E2"/>
    <w:rsid w:val="00EC5D5B"/>
    <w:rsid w:val="00EC6FCC"/>
    <w:rsid w:val="00EC7B7F"/>
    <w:rsid w:val="00ED03B6"/>
    <w:rsid w:val="00ED0682"/>
    <w:rsid w:val="00ED1C1A"/>
    <w:rsid w:val="00ED2530"/>
    <w:rsid w:val="00ED29A6"/>
    <w:rsid w:val="00ED3EAB"/>
    <w:rsid w:val="00ED4059"/>
    <w:rsid w:val="00ED4C94"/>
    <w:rsid w:val="00ED531F"/>
    <w:rsid w:val="00ED55CD"/>
    <w:rsid w:val="00ED68EE"/>
    <w:rsid w:val="00ED77DC"/>
    <w:rsid w:val="00ED7E03"/>
    <w:rsid w:val="00EE0C3E"/>
    <w:rsid w:val="00EE0EB3"/>
    <w:rsid w:val="00EE3A55"/>
    <w:rsid w:val="00EE407F"/>
    <w:rsid w:val="00EE42FB"/>
    <w:rsid w:val="00EE4407"/>
    <w:rsid w:val="00EE7041"/>
    <w:rsid w:val="00EE7FB6"/>
    <w:rsid w:val="00EF353C"/>
    <w:rsid w:val="00EF382F"/>
    <w:rsid w:val="00EF39B0"/>
    <w:rsid w:val="00EF495E"/>
    <w:rsid w:val="00EF5730"/>
    <w:rsid w:val="00EF6235"/>
    <w:rsid w:val="00EF7B02"/>
    <w:rsid w:val="00EF7ED4"/>
    <w:rsid w:val="00F01092"/>
    <w:rsid w:val="00F014C3"/>
    <w:rsid w:val="00F02001"/>
    <w:rsid w:val="00F02235"/>
    <w:rsid w:val="00F03503"/>
    <w:rsid w:val="00F055DC"/>
    <w:rsid w:val="00F05A3A"/>
    <w:rsid w:val="00F06A0E"/>
    <w:rsid w:val="00F10EF6"/>
    <w:rsid w:val="00F116B9"/>
    <w:rsid w:val="00F117FA"/>
    <w:rsid w:val="00F11888"/>
    <w:rsid w:val="00F1256D"/>
    <w:rsid w:val="00F12F1E"/>
    <w:rsid w:val="00F12FBD"/>
    <w:rsid w:val="00F13AEE"/>
    <w:rsid w:val="00F204A6"/>
    <w:rsid w:val="00F20692"/>
    <w:rsid w:val="00F2252A"/>
    <w:rsid w:val="00F22AB6"/>
    <w:rsid w:val="00F22C0C"/>
    <w:rsid w:val="00F22C16"/>
    <w:rsid w:val="00F242E0"/>
    <w:rsid w:val="00F24AD0"/>
    <w:rsid w:val="00F24EF3"/>
    <w:rsid w:val="00F25DFC"/>
    <w:rsid w:val="00F27D04"/>
    <w:rsid w:val="00F30193"/>
    <w:rsid w:val="00F31AE0"/>
    <w:rsid w:val="00F3343B"/>
    <w:rsid w:val="00F349EB"/>
    <w:rsid w:val="00F3518C"/>
    <w:rsid w:val="00F35A1D"/>
    <w:rsid w:val="00F36153"/>
    <w:rsid w:val="00F36B64"/>
    <w:rsid w:val="00F418A8"/>
    <w:rsid w:val="00F41A5C"/>
    <w:rsid w:val="00F42DAD"/>
    <w:rsid w:val="00F42FDA"/>
    <w:rsid w:val="00F45E66"/>
    <w:rsid w:val="00F461B5"/>
    <w:rsid w:val="00F463F5"/>
    <w:rsid w:val="00F46962"/>
    <w:rsid w:val="00F47667"/>
    <w:rsid w:val="00F47B9E"/>
    <w:rsid w:val="00F47E49"/>
    <w:rsid w:val="00F47EB5"/>
    <w:rsid w:val="00F51051"/>
    <w:rsid w:val="00F5187A"/>
    <w:rsid w:val="00F51AAB"/>
    <w:rsid w:val="00F55931"/>
    <w:rsid w:val="00F55A59"/>
    <w:rsid w:val="00F57C8F"/>
    <w:rsid w:val="00F61A78"/>
    <w:rsid w:val="00F61D3B"/>
    <w:rsid w:val="00F621B1"/>
    <w:rsid w:val="00F62308"/>
    <w:rsid w:val="00F63671"/>
    <w:rsid w:val="00F63D6F"/>
    <w:rsid w:val="00F64EEA"/>
    <w:rsid w:val="00F65B11"/>
    <w:rsid w:val="00F669DC"/>
    <w:rsid w:val="00F679FF"/>
    <w:rsid w:val="00F712B8"/>
    <w:rsid w:val="00F71ECF"/>
    <w:rsid w:val="00F72469"/>
    <w:rsid w:val="00F72F34"/>
    <w:rsid w:val="00F73F8C"/>
    <w:rsid w:val="00F75F81"/>
    <w:rsid w:val="00F815A0"/>
    <w:rsid w:val="00F81F01"/>
    <w:rsid w:val="00F82C70"/>
    <w:rsid w:val="00F848C4"/>
    <w:rsid w:val="00F850A2"/>
    <w:rsid w:val="00F85489"/>
    <w:rsid w:val="00F8558E"/>
    <w:rsid w:val="00F8654A"/>
    <w:rsid w:val="00F9340A"/>
    <w:rsid w:val="00F9412C"/>
    <w:rsid w:val="00F94816"/>
    <w:rsid w:val="00F94EB7"/>
    <w:rsid w:val="00F953C5"/>
    <w:rsid w:val="00F95455"/>
    <w:rsid w:val="00F9698C"/>
    <w:rsid w:val="00F97D35"/>
    <w:rsid w:val="00F97EC3"/>
    <w:rsid w:val="00FA031D"/>
    <w:rsid w:val="00FA0F8D"/>
    <w:rsid w:val="00FA144B"/>
    <w:rsid w:val="00FA215C"/>
    <w:rsid w:val="00FA372F"/>
    <w:rsid w:val="00FA4386"/>
    <w:rsid w:val="00FA55FA"/>
    <w:rsid w:val="00FA5FC1"/>
    <w:rsid w:val="00FA628B"/>
    <w:rsid w:val="00FA692F"/>
    <w:rsid w:val="00FA69A6"/>
    <w:rsid w:val="00FB0063"/>
    <w:rsid w:val="00FB02F8"/>
    <w:rsid w:val="00FB0550"/>
    <w:rsid w:val="00FB26B6"/>
    <w:rsid w:val="00FB2A3C"/>
    <w:rsid w:val="00FB3198"/>
    <w:rsid w:val="00FB3B01"/>
    <w:rsid w:val="00FB3C20"/>
    <w:rsid w:val="00FB583F"/>
    <w:rsid w:val="00FB6F0D"/>
    <w:rsid w:val="00FC080C"/>
    <w:rsid w:val="00FC16C8"/>
    <w:rsid w:val="00FC354E"/>
    <w:rsid w:val="00FC4AFF"/>
    <w:rsid w:val="00FC603E"/>
    <w:rsid w:val="00FC7375"/>
    <w:rsid w:val="00FD03A2"/>
    <w:rsid w:val="00FD118C"/>
    <w:rsid w:val="00FD2CCF"/>
    <w:rsid w:val="00FD492A"/>
    <w:rsid w:val="00FD58F2"/>
    <w:rsid w:val="00FD5B52"/>
    <w:rsid w:val="00FD62F9"/>
    <w:rsid w:val="00FD7F7F"/>
    <w:rsid w:val="00FE0F9D"/>
    <w:rsid w:val="00FE1616"/>
    <w:rsid w:val="00FE25FD"/>
    <w:rsid w:val="00FE3E1E"/>
    <w:rsid w:val="00FE5C80"/>
    <w:rsid w:val="00FE5EC0"/>
    <w:rsid w:val="00FE5EDC"/>
    <w:rsid w:val="00FE6893"/>
    <w:rsid w:val="00FF09D2"/>
    <w:rsid w:val="00FF0C32"/>
    <w:rsid w:val="00FF1EF4"/>
    <w:rsid w:val="00FF26F3"/>
    <w:rsid w:val="00FF32F5"/>
    <w:rsid w:val="00FF4A8F"/>
    <w:rsid w:val="00FF50F9"/>
    <w:rsid w:val="00FF6E68"/>
    <w:rsid w:val="00FF74C1"/>
    <w:rsid w:val="00FF7627"/>
    <w:rsid w:val="00FF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408469"/>
  <w15:chartTrackingRefBased/>
  <w15:docId w15:val="{B03CD786-801F-46DD-AA27-A5670DB4B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GB" w:eastAsia="en-US"/>
    </w:rPr>
  </w:style>
  <w:style w:type="paragraph" w:styleId="1">
    <w:name w:val="heading 1"/>
    <w:basedOn w:val="a"/>
    <w:next w:val="a"/>
    <w:qFormat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pPr>
      <w:spacing w:before="360" w:after="120"/>
      <w:outlineLvl w:val="1"/>
    </w:pPr>
    <w:rPr>
      <w:rFonts w:ascii="Times" w:hAnsi="Times"/>
      <w:b/>
      <w:sz w:val="28"/>
    </w:rPr>
  </w:style>
  <w:style w:type="paragraph" w:styleId="3">
    <w:name w:val="heading 3"/>
    <w:basedOn w:val="2"/>
    <w:qFormat/>
    <w:pPr>
      <w:spacing w:before="0" w:after="0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4"/>
    </w:rPr>
  </w:style>
  <w:style w:type="paragraph" w:styleId="5">
    <w:name w:val="heading 5"/>
    <w:basedOn w:val="a"/>
    <w:next w:val="a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jc w:val="center"/>
      <w:outlineLvl w:val="4"/>
    </w:pPr>
    <w:rPr>
      <w:rFonts w:ascii="Book Antiqua" w:hAnsi="Book Antiqua"/>
      <w:sz w:val="44"/>
      <w:lang w:val="fr-FR"/>
    </w:rPr>
  </w:style>
  <w:style w:type="paragraph" w:styleId="6">
    <w:name w:val="heading 6"/>
    <w:basedOn w:val="a"/>
    <w:next w:val="a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360" w:hanging="360"/>
      <w:jc w:val="center"/>
      <w:outlineLvl w:val="5"/>
    </w:pPr>
    <w:rPr>
      <w:rFonts w:ascii="Book Antiqua" w:hAnsi="Book Antiqua"/>
      <w:sz w:val="44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lang w:val="fr-FR"/>
    </w:rPr>
  </w:style>
  <w:style w:type="paragraph" w:styleId="8">
    <w:name w:val="heading 8"/>
    <w:basedOn w:val="a"/>
    <w:next w:val="a"/>
    <w:qFormat/>
    <w:pPr>
      <w:keepNext/>
      <w:autoSpaceDE w:val="0"/>
      <w:autoSpaceDN w:val="0"/>
      <w:adjustRightInd w:val="0"/>
      <w:outlineLvl w:val="7"/>
    </w:pPr>
    <w:rPr>
      <w:b/>
      <w:bCs/>
      <w:sz w:val="32"/>
      <w:szCs w:val="29"/>
      <w:lang w:val="en-US"/>
    </w:rPr>
  </w:style>
  <w:style w:type="paragraph" w:styleId="9">
    <w:name w:val="heading 9"/>
    <w:basedOn w:val="a"/>
    <w:next w:val="a"/>
    <w:link w:val="90"/>
    <w:qFormat/>
    <w:rsid w:val="00772653"/>
    <w:pPr>
      <w:keepNext/>
      <w:keepLines/>
      <w:spacing w:before="240" w:after="64" w:line="320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character" w:styleId="a5">
    <w:name w:val="page number"/>
    <w:basedOn w:val="a0"/>
  </w:style>
  <w:style w:type="character" w:styleId="a6">
    <w:name w:val="Hyperlink"/>
    <w:uiPriority w:val="99"/>
    <w:rPr>
      <w:color w:val="0000FF"/>
      <w:u w:val="single"/>
    </w:rPr>
  </w:style>
  <w:style w:type="paragraph" w:styleId="a7">
    <w:name w:val="Body Text"/>
    <w:basedOn w:val="a"/>
    <w:rPr>
      <w:rFonts w:ascii="Arial" w:hAnsi="Arial"/>
      <w:sz w:val="24"/>
    </w:rPr>
  </w:style>
  <w:style w:type="paragraph" w:styleId="a8">
    <w:name w:val="Body Text Indent"/>
    <w:basedOn w:val="a"/>
    <w:pPr>
      <w:ind w:left="360"/>
    </w:pPr>
    <w:rPr>
      <w:rFonts w:ascii="Arial" w:hAnsi="Arial"/>
    </w:rPr>
  </w:style>
  <w:style w:type="paragraph" w:styleId="20">
    <w:name w:val="Body Text 2"/>
    <w:basedOn w:val="a"/>
    <w:rPr>
      <w:sz w:val="28"/>
    </w:rPr>
  </w:style>
  <w:style w:type="paragraph" w:styleId="21">
    <w:name w:val="Body Text Indent 2"/>
    <w:basedOn w:val="a"/>
    <w:pPr>
      <w:ind w:left="340" w:hanging="56"/>
    </w:pPr>
    <w:rPr>
      <w:sz w:val="24"/>
    </w:rPr>
  </w:style>
  <w:style w:type="paragraph" w:styleId="a9">
    <w:name w:val="footnote text"/>
    <w:basedOn w:val="a"/>
    <w:link w:val="aa"/>
    <w:semiHidden/>
    <w:rsid w:val="00772653"/>
    <w:rPr>
      <w:rFonts w:ascii="Times" w:hAnsi="Times"/>
    </w:rPr>
  </w:style>
  <w:style w:type="character" w:styleId="ab">
    <w:name w:val="footnote reference"/>
    <w:semiHidden/>
    <w:rsid w:val="00772653"/>
    <w:rPr>
      <w:vertAlign w:val="superscript"/>
    </w:rPr>
  </w:style>
  <w:style w:type="paragraph" w:styleId="ac">
    <w:name w:val="Normal Indent"/>
    <w:basedOn w:val="a"/>
    <w:rsid w:val="004A2485"/>
    <w:pPr>
      <w:ind w:left="720"/>
    </w:pPr>
    <w:rPr>
      <w:rFonts w:ascii="Times" w:hAnsi="Times"/>
      <w:sz w:val="24"/>
    </w:rPr>
  </w:style>
  <w:style w:type="paragraph" w:styleId="ad">
    <w:name w:val="Normal (Web)"/>
    <w:basedOn w:val="a"/>
    <w:uiPriority w:val="99"/>
    <w:rsid w:val="002B7EF9"/>
    <w:pPr>
      <w:spacing w:before="100" w:beforeAutospacing="1" w:after="100" w:afterAutospacing="1"/>
    </w:pPr>
    <w:rPr>
      <w:sz w:val="24"/>
      <w:szCs w:val="24"/>
    </w:rPr>
  </w:style>
  <w:style w:type="paragraph" w:styleId="ae">
    <w:name w:val="Balloon Text"/>
    <w:basedOn w:val="a"/>
    <w:semiHidden/>
    <w:rsid w:val="001767A3"/>
    <w:rPr>
      <w:sz w:val="18"/>
      <w:szCs w:val="18"/>
    </w:rPr>
  </w:style>
  <w:style w:type="paragraph" w:styleId="af">
    <w:name w:val="caption"/>
    <w:basedOn w:val="a"/>
    <w:next w:val="a"/>
    <w:qFormat/>
    <w:rsid w:val="00131A60"/>
    <w:pPr>
      <w:spacing w:before="60" w:after="120"/>
    </w:pPr>
    <w:rPr>
      <w:rFonts w:ascii="Book Antiqua" w:hAnsi="Book Antiqua"/>
      <w:b/>
      <w:sz w:val="24"/>
      <w:lang w:val="en-US"/>
    </w:rPr>
  </w:style>
  <w:style w:type="character" w:customStyle="1" w:styleId="aa">
    <w:name w:val="脚注文本 字符"/>
    <w:link w:val="a9"/>
    <w:semiHidden/>
    <w:rsid w:val="00131A60"/>
    <w:rPr>
      <w:rFonts w:ascii="Times" w:hAnsi="Times"/>
      <w:lang w:val="en-GB" w:eastAsia="en-US"/>
    </w:rPr>
  </w:style>
  <w:style w:type="paragraph" w:styleId="-1">
    <w:name w:val="Colorful List Accent 1"/>
    <w:basedOn w:val="a"/>
    <w:uiPriority w:val="34"/>
    <w:qFormat/>
    <w:rsid w:val="00131A60"/>
    <w:pPr>
      <w:spacing w:after="120"/>
      <w:ind w:firstLineChars="200" w:firstLine="420"/>
    </w:pPr>
    <w:rPr>
      <w:rFonts w:ascii="Book Antiqua" w:hAnsi="Book Antiqua"/>
      <w:sz w:val="24"/>
      <w:szCs w:val="24"/>
      <w:lang w:val="en-US"/>
    </w:rPr>
  </w:style>
  <w:style w:type="paragraph" w:styleId="af0">
    <w:name w:val="Document Map"/>
    <w:basedOn w:val="a"/>
    <w:link w:val="af1"/>
    <w:rsid w:val="00F10EF6"/>
    <w:rPr>
      <w:rFonts w:ascii="宋体"/>
      <w:sz w:val="18"/>
      <w:szCs w:val="18"/>
    </w:rPr>
  </w:style>
  <w:style w:type="character" w:customStyle="1" w:styleId="af1">
    <w:name w:val="文档结构图 字符"/>
    <w:link w:val="af0"/>
    <w:rsid w:val="00F10EF6"/>
    <w:rPr>
      <w:rFonts w:ascii="宋体"/>
      <w:sz w:val="18"/>
      <w:szCs w:val="18"/>
      <w:lang w:val="en-GB" w:eastAsia="en-US"/>
    </w:rPr>
  </w:style>
  <w:style w:type="character" w:customStyle="1" w:styleId="b">
    <w:name w:val="b"/>
    <w:rsid w:val="00716A5A"/>
  </w:style>
  <w:style w:type="character" w:customStyle="1" w:styleId="apple-converted-space">
    <w:name w:val="apple-converted-space"/>
    <w:rsid w:val="00B5546E"/>
  </w:style>
  <w:style w:type="character" w:styleId="HTML">
    <w:name w:val="HTML Code"/>
    <w:uiPriority w:val="99"/>
    <w:unhideWhenUsed/>
    <w:rsid w:val="00B5546E"/>
    <w:rPr>
      <w:rFonts w:ascii="Courier New" w:eastAsia="宋体" w:hAnsi="Courier New" w:cs="Courier New"/>
      <w:sz w:val="20"/>
      <w:szCs w:val="20"/>
    </w:rPr>
  </w:style>
  <w:style w:type="character" w:styleId="af2">
    <w:name w:val="FollowedHyperlink"/>
    <w:rsid w:val="00345DCF"/>
    <w:rPr>
      <w:color w:val="954F72"/>
      <w:u w:val="single"/>
    </w:rPr>
  </w:style>
  <w:style w:type="paragraph" w:styleId="HTML0">
    <w:name w:val="HTML Preformatted"/>
    <w:basedOn w:val="a"/>
    <w:link w:val="HTML1"/>
    <w:uiPriority w:val="99"/>
    <w:unhideWhenUsed/>
    <w:rsid w:val="00F712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  <w:lang w:val="en-US" w:eastAsia="zh-CN"/>
    </w:rPr>
  </w:style>
  <w:style w:type="character" w:customStyle="1" w:styleId="HTML1">
    <w:name w:val="HTML 预设格式 字符"/>
    <w:link w:val="HTML0"/>
    <w:uiPriority w:val="99"/>
    <w:rsid w:val="00F712B8"/>
    <w:rPr>
      <w:rFonts w:ascii="宋体" w:hAnsi="宋体" w:cs="宋体"/>
      <w:sz w:val="24"/>
      <w:szCs w:val="24"/>
    </w:rPr>
  </w:style>
  <w:style w:type="character" w:customStyle="1" w:styleId="highlight">
    <w:name w:val="highlight"/>
    <w:rsid w:val="00AE1B15"/>
  </w:style>
  <w:style w:type="character" w:styleId="af3">
    <w:name w:val="Mention"/>
    <w:uiPriority w:val="51"/>
    <w:rsid w:val="00355379"/>
    <w:rPr>
      <w:color w:val="2B579A"/>
      <w:shd w:val="clear" w:color="auto" w:fill="E6E6E6"/>
    </w:rPr>
  </w:style>
  <w:style w:type="character" w:customStyle="1" w:styleId="dictbing-sentenceitemhl">
    <w:name w:val="dictbing-sentenceitem_hl"/>
    <w:rsid w:val="00636386"/>
  </w:style>
  <w:style w:type="character" w:customStyle="1" w:styleId="clientsenword">
    <w:name w:val="client_sen_word"/>
    <w:rsid w:val="00636386"/>
  </w:style>
  <w:style w:type="character" w:styleId="af4">
    <w:name w:val="annotation reference"/>
    <w:rsid w:val="00DA3238"/>
    <w:rPr>
      <w:sz w:val="21"/>
      <w:szCs w:val="21"/>
    </w:rPr>
  </w:style>
  <w:style w:type="paragraph" w:styleId="af5">
    <w:name w:val="annotation text"/>
    <w:basedOn w:val="a"/>
    <w:link w:val="af6"/>
    <w:rsid w:val="00DA3238"/>
  </w:style>
  <w:style w:type="character" w:customStyle="1" w:styleId="af6">
    <w:name w:val="批注文字 字符"/>
    <w:link w:val="af5"/>
    <w:rsid w:val="00DA3238"/>
    <w:rPr>
      <w:lang w:val="en-GB" w:eastAsia="en-US"/>
    </w:rPr>
  </w:style>
  <w:style w:type="paragraph" w:styleId="af7">
    <w:name w:val="annotation subject"/>
    <w:basedOn w:val="af5"/>
    <w:next w:val="af5"/>
    <w:link w:val="af8"/>
    <w:rsid w:val="00DA3238"/>
    <w:rPr>
      <w:b/>
      <w:bCs/>
    </w:rPr>
  </w:style>
  <w:style w:type="character" w:customStyle="1" w:styleId="af8">
    <w:name w:val="批注主题 字符"/>
    <w:link w:val="af7"/>
    <w:rsid w:val="00DA3238"/>
    <w:rPr>
      <w:b/>
      <w:bCs/>
      <w:lang w:val="en-GB" w:eastAsia="en-US"/>
    </w:rPr>
  </w:style>
  <w:style w:type="character" w:customStyle="1" w:styleId="90">
    <w:name w:val="标题 9 字符"/>
    <w:link w:val="9"/>
    <w:rsid w:val="001B442E"/>
    <w:rPr>
      <w:rFonts w:ascii="Arial" w:eastAsia="黑体" w:hAnsi="Arial"/>
      <w:sz w:val="21"/>
      <w:szCs w:val="21"/>
      <w:lang w:val="en-GB" w:eastAsia="en-US"/>
    </w:rPr>
  </w:style>
  <w:style w:type="character" w:styleId="af9">
    <w:name w:val="Unresolved Mention"/>
    <w:uiPriority w:val="99"/>
    <w:semiHidden/>
    <w:unhideWhenUsed/>
    <w:rsid w:val="000326B1"/>
    <w:rPr>
      <w:color w:val="605E5C"/>
      <w:shd w:val="clear" w:color="auto" w:fill="E1DFDD"/>
    </w:rPr>
  </w:style>
  <w:style w:type="paragraph" w:customStyle="1" w:styleId="10">
    <w:name w:val="表格样式 1"/>
    <w:rsid w:val="005B6C23"/>
    <w:pPr>
      <w:framePr w:wrap="around" w:hAnchor="text"/>
    </w:pPr>
    <w:rPr>
      <w:rFonts w:ascii="Helvetica Neue" w:eastAsia="Helvetica Neue" w:hAnsi="Helvetica Neue" w:cs="Helvetica Neue"/>
      <w:b/>
      <w:bCs/>
      <w:color w:val="000000"/>
    </w:rPr>
  </w:style>
  <w:style w:type="paragraph" w:customStyle="1" w:styleId="22">
    <w:name w:val="表格样式 2"/>
    <w:rsid w:val="005B6C23"/>
    <w:pPr>
      <w:framePr w:wrap="around" w:hAnchor="text"/>
    </w:pPr>
    <w:rPr>
      <w:rFonts w:ascii="Helvetica Neue" w:eastAsia="Helvetica Neue" w:hAnsi="Helvetica Neue" w:cs="Helvetica Neu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7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8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D0FFB8"/>
            <w:bottom w:val="none" w:sz="0" w:space="0" w:color="auto"/>
            <w:right w:val="none" w:sz="0" w:space="0" w:color="auto"/>
          </w:divBdr>
        </w:div>
        <w:div w:id="5003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FFBB78"/>
            <w:bottom w:val="none" w:sz="0" w:space="0" w:color="auto"/>
            <w:right w:val="none" w:sz="0" w:space="0" w:color="auto"/>
          </w:divBdr>
        </w:div>
        <w:div w:id="5100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FFC8FF"/>
            <w:bottom w:val="none" w:sz="0" w:space="0" w:color="auto"/>
            <w:right w:val="none" w:sz="0" w:space="0" w:color="auto"/>
          </w:divBdr>
        </w:div>
        <w:div w:id="7670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FFC9C0"/>
            <w:bottom w:val="none" w:sz="0" w:space="0" w:color="auto"/>
            <w:right w:val="none" w:sz="0" w:space="0" w:color="auto"/>
          </w:divBdr>
        </w:div>
        <w:div w:id="16023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FFFF00"/>
            <w:bottom w:val="none" w:sz="0" w:space="0" w:color="auto"/>
            <w:right w:val="none" w:sz="0" w:space="0" w:color="auto"/>
          </w:divBdr>
        </w:div>
        <w:div w:id="16921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FFFFC0"/>
            <w:bottom w:val="none" w:sz="0" w:space="0" w:color="auto"/>
            <w:right w:val="none" w:sz="0" w:space="0" w:color="auto"/>
          </w:divBdr>
        </w:div>
        <w:div w:id="18586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8DCFF"/>
            <w:bottom w:val="none" w:sz="0" w:space="0" w:color="auto"/>
            <w:right w:val="none" w:sz="0" w:space="0" w:color="auto"/>
          </w:divBdr>
        </w:div>
        <w:div w:id="18716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C3C0FF"/>
            <w:bottom w:val="none" w:sz="0" w:space="0" w:color="auto"/>
            <w:right w:val="none" w:sz="0" w:space="0" w:color="auto"/>
          </w:divBdr>
        </w:div>
      </w:divsChild>
    </w:div>
    <w:div w:id="12032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366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24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291058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739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6056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460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08322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3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x-mac-chinesesimp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apers.nips.cc/paper/6907-lightgbm-a-highly-efficient-gradient-boosting-decision-tree.pdf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%20https:/ieeexplore.ieee.org/document/5197422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l.acm.org/doi/pdf/10.1145/3178876.318617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icrosoft-recommenders.readthedocs.io/en/latest/recommender.html" TargetMode="External"/><Relationship Id="rId10" Type="http://schemas.openxmlformats.org/officeDocument/2006/relationships/oleObject" Target="embeddings/oleObject1.bin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xiv.org/abs/1708.0503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05B17A-0051-4466-9B23-9D926C811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711</Words>
  <Characters>4055</Characters>
  <Application>Microsoft Office Word</Application>
  <DocSecurity>0</DocSecurity>
  <Lines>33</Lines>
  <Paragraphs>9</Paragraphs>
  <ScaleCrop>false</ScaleCrop>
  <Company>UNN</Company>
  <LinksUpToDate>false</LinksUpToDate>
  <CharactersWithSpaces>4757</CharactersWithSpaces>
  <SharedDoc>false</SharedDoc>
  <HLinks>
    <vt:vector size="30" baseType="variant">
      <vt:variant>
        <vt:i4>327684</vt:i4>
      </vt:variant>
      <vt:variant>
        <vt:i4>15</vt:i4>
      </vt:variant>
      <vt:variant>
        <vt:i4>0</vt:i4>
      </vt:variant>
      <vt:variant>
        <vt:i4>5</vt:i4>
      </vt:variant>
      <vt:variant>
        <vt:lpwstr>https://microsoft-recommenders.readthedocs.io/en/latest/recommender.html</vt:lpwstr>
      </vt:variant>
      <vt:variant>
        <vt:lpwstr/>
      </vt:variant>
      <vt:variant>
        <vt:i4>655388</vt:i4>
      </vt:variant>
      <vt:variant>
        <vt:i4>12</vt:i4>
      </vt:variant>
      <vt:variant>
        <vt:i4>0</vt:i4>
      </vt:variant>
      <vt:variant>
        <vt:i4>5</vt:i4>
      </vt:variant>
      <vt:variant>
        <vt:lpwstr>https://arxiv.org/abs/1708.05031</vt:lpwstr>
      </vt:variant>
      <vt:variant>
        <vt:lpwstr/>
      </vt:variant>
      <vt:variant>
        <vt:i4>20</vt:i4>
      </vt:variant>
      <vt:variant>
        <vt:i4>9</vt:i4>
      </vt:variant>
      <vt:variant>
        <vt:i4>0</vt:i4>
      </vt:variant>
      <vt:variant>
        <vt:i4>5</vt:i4>
      </vt:variant>
      <vt:variant>
        <vt:lpwstr>https://papers.nips.cc/paper/6907-lightgbm-a-highly-efficient-gradient-boosting-decision-tree.pdf</vt:lpwstr>
      </vt:variant>
      <vt:variant>
        <vt:lpwstr/>
      </vt:variant>
      <vt:variant>
        <vt:i4>7143542</vt:i4>
      </vt:variant>
      <vt:variant>
        <vt:i4>6</vt:i4>
      </vt:variant>
      <vt:variant>
        <vt:i4>0</vt:i4>
      </vt:variant>
      <vt:variant>
        <vt:i4>5</vt:i4>
      </vt:variant>
      <vt:variant>
        <vt:lpwstr>https:/ieeexplore.ieee.org/document/5197422</vt:lpwstr>
      </vt:variant>
      <vt:variant>
        <vt:lpwstr/>
      </vt:variant>
      <vt:variant>
        <vt:i4>8126507</vt:i4>
      </vt:variant>
      <vt:variant>
        <vt:i4>3</vt:i4>
      </vt:variant>
      <vt:variant>
        <vt:i4>0</vt:i4>
      </vt:variant>
      <vt:variant>
        <vt:i4>5</vt:i4>
      </vt:variant>
      <vt:variant>
        <vt:lpwstr>https://dl.acm.org/doi/pdf/10.1145/3178876.3186175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Modelling 2 CG006</dc:title>
  <dc:subject/>
  <dc:creator>IRONS</dc:creator>
  <cp:keywords/>
  <cp:lastModifiedBy>朱 明志</cp:lastModifiedBy>
  <cp:revision>2</cp:revision>
  <cp:lastPrinted>2006-09-13T05:31:00Z</cp:lastPrinted>
  <dcterms:created xsi:type="dcterms:W3CDTF">2021-05-18T02:48:00Z</dcterms:created>
  <dcterms:modified xsi:type="dcterms:W3CDTF">2021-05-18T02:48:00Z</dcterms:modified>
</cp:coreProperties>
</file>